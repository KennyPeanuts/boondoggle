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81257F" w14:textId="77777777" w:rsidR="00055F34" w:rsidRDefault="00055F34" w:rsidP="00255FE0">
      <w:pPr>
        <w:pStyle w:val="HTMLPreformatted"/>
        <w:spacing w:line="480" w:lineRule="auto"/>
        <w:ind w:firstLine="922"/>
      </w:pPr>
    </w:p>
    <w:p w14:paraId="5C8844D0" w14:textId="65CA0558" w:rsidR="00055F34" w:rsidRDefault="00AC1C41" w:rsidP="00255FE0">
      <w:pPr>
        <w:pStyle w:val="Heading1"/>
        <w:spacing w:line="480" w:lineRule="auto"/>
      </w:pPr>
      <w:r>
        <w:t xml:space="preserve"> The effect of climate change on sediment organic matter processing in lakes: The role of changing </w:t>
      </w:r>
      <w:r w:rsidR="00705D6E">
        <w:t>transparency</w:t>
      </w:r>
      <w:r>
        <w:t>.</w:t>
      </w:r>
    </w:p>
    <w:p w14:paraId="72C4CAEF" w14:textId="77777777" w:rsidR="00055F34" w:rsidRDefault="00AC1C41" w:rsidP="00255FE0">
      <w:pPr>
        <w:pStyle w:val="HTMLPreformatted"/>
        <w:spacing w:line="480" w:lineRule="auto"/>
      </w:pPr>
      <w:r>
        <w:t xml:space="preserve"> </w:t>
      </w:r>
    </w:p>
    <w:p w14:paraId="75C0BE13" w14:textId="6F5A6456" w:rsidR="001A4EF6" w:rsidRPr="001A4EF6" w:rsidRDefault="001A4EF6" w:rsidP="00255FE0">
      <w:pPr>
        <w:pStyle w:val="HTMLPreformatted"/>
        <w:spacing w:line="480" w:lineRule="auto"/>
      </w:pPr>
      <w:r>
        <w:t>Kenneth Fortino</w:t>
      </w:r>
      <w:r>
        <w:rPr>
          <w:vertAlign w:val="superscript"/>
        </w:rPr>
        <w:t>1</w:t>
      </w:r>
      <w:r>
        <w:t>* **, Stephen C. Whalen</w:t>
      </w:r>
      <w:r w:rsidR="00FA541D">
        <w:rPr>
          <w:vertAlign w:val="superscript"/>
        </w:rPr>
        <w:t>1</w:t>
      </w:r>
      <w:r w:rsidR="00FA541D">
        <w:t>, Cody R. Johnson</w:t>
      </w:r>
      <w:r w:rsidR="00FA541D">
        <w:rPr>
          <w:vertAlign w:val="superscript"/>
        </w:rPr>
        <w:t>2</w:t>
      </w:r>
      <w:r>
        <w:t xml:space="preserve"> </w:t>
      </w:r>
    </w:p>
    <w:p w14:paraId="10ED1024" w14:textId="79C81892" w:rsidR="00055F34" w:rsidRDefault="00AC1C41" w:rsidP="00255FE0">
      <w:pPr>
        <w:pStyle w:val="HTMLPreformatted"/>
        <w:spacing w:line="480" w:lineRule="auto"/>
      </w:pPr>
      <w:r>
        <w:t xml:space="preserve"> </w:t>
      </w:r>
    </w:p>
    <w:p w14:paraId="3CA26A43" w14:textId="22A5DDB9" w:rsidR="00055F34" w:rsidRDefault="00AC1C41" w:rsidP="00255FE0">
      <w:pPr>
        <w:pStyle w:val="HTMLPreformatted"/>
        <w:spacing w:line="480" w:lineRule="auto"/>
      </w:pPr>
      <w:r>
        <w:t xml:space="preserve"> </w:t>
      </w:r>
      <w:r w:rsidR="00FA541D">
        <w:rPr>
          <w:vertAlign w:val="superscript"/>
        </w:rPr>
        <w:t xml:space="preserve">1 </w:t>
      </w:r>
      <w:r>
        <w:t>Department of Environmental Sciences and Engineering</w:t>
      </w:r>
      <w:r w:rsidR="00FA541D">
        <w:t xml:space="preserve">, University of North Carolina </w:t>
      </w:r>
      <w:r>
        <w:t>Chapel Hill</w:t>
      </w:r>
      <w:r w:rsidR="00FA541D">
        <w:t xml:space="preserve">, </w:t>
      </w:r>
      <w:r>
        <w:t>Chapel Hill, NC</w:t>
      </w:r>
      <w:r w:rsidR="00FA541D">
        <w:t xml:space="preserve"> 27599</w:t>
      </w:r>
    </w:p>
    <w:p w14:paraId="6FEEEBD7" w14:textId="440FBE35" w:rsidR="00055F34" w:rsidRDefault="00AC1C41" w:rsidP="00255FE0">
      <w:pPr>
        <w:pStyle w:val="HTMLPreformatted"/>
        <w:spacing w:line="480" w:lineRule="auto"/>
      </w:pPr>
      <w:r>
        <w:t xml:space="preserve">  </w:t>
      </w:r>
    </w:p>
    <w:p w14:paraId="1B5DDE3E" w14:textId="75EBD2BF" w:rsidR="00055F34" w:rsidRDefault="00AC1C41" w:rsidP="00255FE0">
      <w:pPr>
        <w:pStyle w:val="HTMLPreformatted"/>
        <w:spacing w:line="480" w:lineRule="auto"/>
      </w:pPr>
      <w:r>
        <w:t xml:space="preserve"> </w:t>
      </w:r>
      <w:r w:rsidR="00FA541D">
        <w:rPr>
          <w:vertAlign w:val="superscript"/>
        </w:rPr>
        <w:t xml:space="preserve">2 </w:t>
      </w:r>
      <w:r>
        <w:t>Department of Watershed Sciences</w:t>
      </w:r>
      <w:proofErr w:type="gramStart"/>
      <w:r w:rsidR="00FA541D">
        <w:t xml:space="preserve">, </w:t>
      </w:r>
      <w:r>
        <w:t xml:space="preserve"> Utah</w:t>
      </w:r>
      <w:proofErr w:type="gramEnd"/>
      <w:r>
        <w:t xml:space="preserve"> State University</w:t>
      </w:r>
      <w:r w:rsidR="00FA541D">
        <w:t>,  Logan, UT 84322</w:t>
      </w:r>
      <w:r>
        <w:t xml:space="preserve"> </w:t>
      </w:r>
    </w:p>
    <w:p w14:paraId="5A28AE77" w14:textId="77777777" w:rsidR="00FA541D" w:rsidRDefault="00FA541D" w:rsidP="00255FE0">
      <w:pPr>
        <w:pStyle w:val="HTMLPreformatted"/>
        <w:spacing w:line="480" w:lineRule="auto"/>
        <w:rPr>
          <w:rStyle w:val="Emphasis"/>
        </w:rPr>
      </w:pPr>
    </w:p>
    <w:p w14:paraId="23F508DF" w14:textId="34D2C14E" w:rsidR="00FA541D" w:rsidRDefault="00FA541D" w:rsidP="00255FE0">
      <w:pPr>
        <w:pStyle w:val="HTMLPreformatted"/>
        <w:spacing w:line="480" w:lineRule="auto"/>
      </w:pPr>
      <w:r>
        <w:t xml:space="preserve">* Current Address:  Department of Biological and Environmental Sciences, Longwood University, </w:t>
      </w:r>
    </w:p>
    <w:p w14:paraId="7BF0FC37" w14:textId="53C346F7" w:rsidR="00FA541D" w:rsidRDefault="00FA541D" w:rsidP="00255FE0">
      <w:pPr>
        <w:pStyle w:val="HTMLPreformatted"/>
        <w:spacing w:line="480" w:lineRule="auto"/>
      </w:pPr>
      <w:r>
        <w:t xml:space="preserve"> Farmville, VA 23909</w:t>
      </w:r>
    </w:p>
    <w:p w14:paraId="7300DE0C" w14:textId="77777777" w:rsidR="00FA541D" w:rsidRDefault="00FA541D" w:rsidP="00255FE0">
      <w:pPr>
        <w:pStyle w:val="HTMLPreformatted"/>
        <w:spacing w:line="480" w:lineRule="auto"/>
      </w:pPr>
    </w:p>
    <w:p w14:paraId="7B23A7E4" w14:textId="49E18BEA" w:rsidR="00055F34" w:rsidRDefault="00FA541D" w:rsidP="00255FE0">
      <w:pPr>
        <w:pStyle w:val="HTMLPreformatted"/>
        <w:spacing w:line="480" w:lineRule="auto"/>
      </w:pPr>
      <w:r>
        <w:t>** Corresponding Author: Email: fortinok@longwood.edu</w:t>
      </w:r>
      <w:r w:rsidR="00AC1C41">
        <w:t xml:space="preserve"> </w:t>
      </w:r>
    </w:p>
    <w:p w14:paraId="21ECDEF3" w14:textId="77777777" w:rsidR="00055F34" w:rsidRDefault="00AC1C41" w:rsidP="00255FE0">
      <w:pPr>
        <w:pStyle w:val="Heading1"/>
        <w:spacing w:line="480" w:lineRule="auto"/>
        <w:rPr>
          <w:rFonts w:eastAsia="Times New Roman" w:cs="Times New Roman"/>
        </w:rPr>
      </w:pPr>
      <w:r>
        <w:rPr>
          <w:rFonts w:eastAsia="Times New Roman" w:cs="Times New Roman"/>
        </w:rPr>
        <w:t>Abstract</w:t>
      </w:r>
    </w:p>
    <w:p w14:paraId="1731D357" w14:textId="54BEECCC" w:rsidR="00055F34" w:rsidRDefault="00AC1C41" w:rsidP="00255FE0">
      <w:pPr>
        <w:spacing w:line="480" w:lineRule="auto"/>
        <w:ind w:firstLine="922"/>
        <w:rPr>
          <w:rFonts w:eastAsia="Times New Roman" w:cs="Times New Roman"/>
        </w:rPr>
      </w:pPr>
      <w:r>
        <w:rPr>
          <w:rFonts w:eastAsia="Times New Roman" w:cs="Times New Roman"/>
        </w:rPr>
        <w:t xml:space="preserve">The burial of organic matter within lake sediments can be a significant component of landscape carbon cycling. Whether organic matter deposited in lake sediments is sequestered or mineralized depends on factors limiting the decomposition rate of organic matter, such as temperature and the availability of oxygen. In stratified lakes, the </w:t>
      </w:r>
      <w:proofErr w:type="gramStart"/>
      <w:r>
        <w:rPr>
          <w:rFonts w:eastAsia="Times New Roman" w:cs="Times New Roman"/>
        </w:rPr>
        <w:t>distribution of temperature and oxygen is determined by the depth of the thermocline</w:t>
      </w:r>
      <w:proofErr w:type="gramEnd"/>
      <w:r>
        <w:rPr>
          <w:rFonts w:eastAsia="Times New Roman" w:cs="Times New Roman"/>
        </w:rPr>
        <w:t xml:space="preserve"> and therefore sediment or</w:t>
      </w:r>
      <w:r w:rsidR="002E5D31">
        <w:rPr>
          <w:rFonts w:eastAsia="Times New Roman" w:cs="Times New Roman"/>
        </w:rPr>
        <w:t xml:space="preserve">ganic matter burial should be </w:t>
      </w:r>
      <w:r>
        <w:rPr>
          <w:rFonts w:eastAsia="Times New Roman" w:cs="Times New Roman"/>
        </w:rPr>
        <w:t xml:space="preserve">sensitive to changes in thermocline depth. Using a survey of more than 30 lakes over 3 years in the Alaskan Arctic, we found that thermocline depth during the </w:t>
      </w:r>
      <w:r w:rsidR="002E5D31">
        <w:rPr>
          <w:rFonts w:eastAsia="Times New Roman" w:cs="Times New Roman"/>
        </w:rPr>
        <w:t>summer</w:t>
      </w:r>
      <w:r>
        <w:rPr>
          <w:rFonts w:eastAsia="Times New Roman" w:cs="Times New Roman"/>
        </w:rPr>
        <w:t xml:space="preserve"> was posi</w:t>
      </w:r>
      <w:r w:rsidR="002E5D31">
        <w:rPr>
          <w:rFonts w:eastAsia="Times New Roman" w:cs="Times New Roman"/>
        </w:rPr>
        <w:t>tively correlated with water transparency</w:t>
      </w:r>
      <w:r>
        <w:rPr>
          <w:rFonts w:eastAsia="Times New Roman" w:cs="Times New Roman"/>
        </w:rPr>
        <w:t xml:space="preserve">. </w:t>
      </w:r>
      <w:r w:rsidR="00297EE5">
        <w:rPr>
          <w:rFonts w:eastAsia="Times New Roman" w:cs="Times New Roman"/>
        </w:rPr>
        <w:t>Research suggests</w:t>
      </w:r>
      <w:r>
        <w:rPr>
          <w:rFonts w:eastAsia="Times New Roman" w:cs="Times New Roman"/>
        </w:rPr>
        <w:t xml:space="preserve"> that in many regions of the northern hemisphere the input of dissolved organic matter to lakes will increase with climate </w:t>
      </w:r>
      <w:r>
        <w:rPr>
          <w:rFonts w:eastAsia="Times New Roman" w:cs="Times New Roman"/>
        </w:rPr>
        <w:lastRenderedPageBreak/>
        <w:t xml:space="preserve">change and therefore decrease lake </w:t>
      </w:r>
      <w:r w:rsidR="002E5D31">
        <w:rPr>
          <w:rFonts w:eastAsia="Times New Roman" w:cs="Times New Roman"/>
        </w:rPr>
        <w:t>transparency</w:t>
      </w:r>
      <w:r>
        <w:rPr>
          <w:rFonts w:eastAsia="Times New Roman" w:cs="Times New Roman"/>
        </w:rPr>
        <w:t>. We modeled the effects of a 3</w:t>
      </w:r>
      <w:r>
        <w:rPr>
          <w:rFonts w:eastAsia="Times New Roman" w:cs="Times New Roman"/>
          <w:vertAlign w:val="superscript"/>
        </w:rPr>
        <w:t>o</w:t>
      </w:r>
      <w:r>
        <w:rPr>
          <w:rFonts w:eastAsia="Times New Roman" w:cs="Times New Roman"/>
        </w:rPr>
        <w:t xml:space="preserve"> C warming of the </w:t>
      </w:r>
      <w:proofErr w:type="spellStart"/>
      <w:r w:rsidR="00255FE0">
        <w:rPr>
          <w:rFonts w:eastAsia="Times New Roman" w:cs="Times New Roman"/>
        </w:rPr>
        <w:t>epilimnion</w:t>
      </w:r>
      <w:proofErr w:type="spellEnd"/>
      <w:r>
        <w:rPr>
          <w:rFonts w:eastAsia="Times New Roman" w:cs="Times New Roman"/>
        </w:rPr>
        <w:t xml:space="preserve"> </w:t>
      </w:r>
      <w:r w:rsidR="00255FE0">
        <w:rPr>
          <w:rFonts w:eastAsia="Times New Roman" w:cs="Times New Roman"/>
        </w:rPr>
        <w:t xml:space="preserve">alone and </w:t>
      </w:r>
      <w:r>
        <w:rPr>
          <w:rFonts w:eastAsia="Times New Roman" w:cs="Times New Roman"/>
        </w:rPr>
        <w:t>a 3</w:t>
      </w:r>
      <w:r>
        <w:rPr>
          <w:rFonts w:eastAsia="Times New Roman" w:cs="Times New Roman"/>
          <w:vertAlign w:val="superscript"/>
        </w:rPr>
        <w:t>o</w:t>
      </w:r>
      <w:r>
        <w:rPr>
          <w:rFonts w:eastAsia="Times New Roman" w:cs="Times New Roman"/>
        </w:rPr>
        <w:t xml:space="preserve"> C </w:t>
      </w:r>
      <w:proofErr w:type="spellStart"/>
      <w:r w:rsidR="00255FE0">
        <w:rPr>
          <w:rFonts w:eastAsia="Times New Roman" w:cs="Times New Roman"/>
        </w:rPr>
        <w:t>epilimnetic</w:t>
      </w:r>
      <w:proofErr w:type="spellEnd"/>
      <w:r w:rsidR="00255FE0">
        <w:rPr>
          <w:rFonts w:eastAsia="Times New Roman" w:cs="Times New Roman"/>
        </w:rPr>
        <w:t xml:space="preserve"> warming</w:t>
      </w:r>
      <w:r>
        <w:rPr>
          <w:rFonts w:eastAsia="Times New Roman" w:cs="Times New Roman"/>
        </w:rPr>
        <w:t xml:space="preserve"> simultaneous </w:t>
      </w:r>
      <w:r w:rsidR="00255FE0">
        <w:rPr>
          <w:rFonts w:eastAsia="Times New Roman" w:cs="Times New Roman"/>
        </w:rPr>
        <w:t xml:space="preserve">with a </w:t>
      </w:r>
      <w:r>
        <w:rPr>
          <w:rFonts w:eastAsia="Times New Roman" w:cs="Times New Roman"/>
        </w:rPr>
        <w:t xml:space="preserve">decline in </w:t>
      </w:r>
      <w:proofErr w:type="spellStart"/>
      <w:r w:rsidR="00255FE0">
        <w:rPr>
          <w:rFonts w:eastAsia="Times New Roman" w:cs="Times New Roman"/>
        </w:rPr>
        <w:t>epilimnetic</w:t>
      </w:r>
      <w:proofErr w:type="spellEnd"/>
      <w:r w:rsidR="00255FE0">
        <w:rPr>
          <w:rFonts w:eastAsia="Times New Roman" w:cs="Times New Roman"/>
        </w:rPr>
        <w:t xml:space="preserve"> transparency</w:t>
      </w:r>
      <w:r>
        <w:rPr>
          <w:rFonts w:eastAsia="Times New Roman" w:cs="Times New Roman"/>
        </w:rPr>
        <w:t xml:space="preserve"> in well-studied arctic lake. Warming alone produced a 3.5% increase in the whole-lake decomposition of sediment organic matter but warming with a simultaneous reduction in </w:t>
      </w:r>
      <w:r w:rsidR="00255FE0">
        <w:rPr>
          <w:rFonts w:eastAsia="Times New Roman" w:cs="Times New Roman"/>
        </w:rPr>
        <w:t>transparency</w:t>
      </w:r>
      <w:r>
        <w:rPr>
          <w:rFonts w:eastAsia="Times New Roman" w:cs="Times New Roman"/>
        </w:rPr>
        <w:t xml:space="preserve"> resulted in a 10.6% decrease in whole-lake sediment organic matter decomposition due to the reduction in thermocline depth and the sediment area above the thermocline. </w:t>
      </w:r>
      <w:r w:rsidR="00255FE0">
        <w:rPr>
          <w:rFonts w:eastAsia="Times New Roman" w:cs="Times New Roman"/>
        </w:rPr>
        <w:t xml:space="preserve">  These findings suggest that the way in which arctic lakes will respond to climate change will be sensitive to landscape changes in organic matter transport as well as temperature.</w:t>
      </w:r>
    </w:p>
    <w:p w14:paraId="6D8579E2" w14:textId="5511A3F7" w:rsidR="00055F34" w:rsidRDefault="00AC1C41" w:rsidP="00255FE0">
      <w:pPr>
        <w:pStyle w:val="Heading1"/>
        <w:spacing w:line="480" w:lineRule="auto"/>
        <w:rPr>
          <w:rFonts w:eastAsia="Times New Roman" w:cs="Times New Roman"/>
        </w:rPr>
      </w:pPr>
      <w:r>
        <w:rPr>
          <w:rFonts w:eastAsia="Times New Roman" w:cs="Times New Roman"/>
        </w:rPr>
        <w:t>Key</w:t>
      </w:r>
      <w:r w:rsidR="00705D6E">
        <w:rPr>
          <w:rFonts w:eastAsia="Times New Roman" w:cs="Times New Roman"/>
        </w:rPr>
        <w:t xml:space="preserve"> </w:t>
      </w:r>
      <w:r>
        <w:rPr>
          <w:rFonts w:eastAsia="Times New Roman" w:cs="Times New Roman"/>
        </w:rPr>
        <w:t>words</w:t>
      </w:r>
      <w:r w:rsidR="00705D6E">
        <w:rPr>
          <w:rFonts w:eastAsia="Times New Roman" w:cs="Times New Roman"/>
        </w:rPr>
        <w:t>:</w:t>
      </w:r>
    </w:p>
    <w:p w14:paraId="34A1C5AB" w14:textId="3B8F2939" w:rsidR="00055F34" w:rsidRDefault="00705D6E" w:rsidP="00255FE0">
      <w:pPr>
        <w:spacing w:line="480" w:lineRule="auto"/>
        <w:rPr>
          <w:rFonts w:eastAsia="Times New Roman" w:cs="Times New Roman"/>
        </w:rPr>
      </w:pPr>
      <w:proofErr w:type="gramStart"/>
      <w:r>
        <w:rPr>
          <w:rFonts w:eastAsia="Times New Roman" w:cs="Times New Roman"/>
        </w:rPr>
        <w:t>light</w:t>
      </w:r>
      <w:proofErr w:type="gramEnd"/>
      <w:r>
        <w:rPr>
          <w:rFonts w:eastAsia="Times New Roman" w:cs="Times New Roman"/>
        </w:rPr>
        <w:t xml:space="preserve"> attenuation,  Arctic, Alaska,</w:t>
      </w:r>
      <w:r w:rsidR="00AC1C41">
        <w:rPr>
          <w:rFonts w:eastAsia="Times New Roman" w:cs="Times New Roman"/>
        </w:rPr>
        <w:t xml:space="preserve"> burial efficiency</w:t>
      </w:r>
      <w:r>
        <w:rPr>
          <w:rFonts w:eastAsia="Times New Roman" w:cs="Times New Roman"/>
        </w:rPr>
        <w:t>,</w:t>
      </w:r>
      <w:r w:rsidR="00B743BE">
        <w:rPr>
          <w:rFonts w:eastAsia="Times New Roman" w:cs="Times New Roman"/>
        </w:rPr>
        <w:t xml:space="preserve"> temperature, warming</w:t>
      </w:r>
      <w:r w:rsidR="00AC1C41">
        <w:rPr>
          <w:rFonts w:eastAsia="Times New Roman" w:cs="Times New Roman"/>
        </w:rPr>
        <w:t xml:space="preserve"> </w:t>
      </w:r>
    </w:p>
    <w:p w14:paraId="3D29009F" w14:textId="77777777" w:rsidR="00055F34" w:rsidRDefault="00AC1C41" w:rsidP="00255FE0">
      <w:pPr>
        <w:pStyle w:val="Heading1"/>
        <w:spacing w:line="480" w:lineRule="auto"/>
        <w:rPr>
          <w:rFonts w:eastAsia="Times New Roman" w:cs="Times New Roman"/>
        </w:rPr>
      </w:pPr>
      <w:r>
        <w:rPr>
          <w:rFonts w:eastAsia="Times New Roman" w:cs="Times New Roman"/>
        </w:rPr>
        <w:t>Introduction</w:t>
      </w:r>
    </w:p>
    <w:p w14:paraId="37815321" w14:textId="7E2D44BF" w:rsidR="00D62D07" w:rsidRDefault="00AC1C41" w:rsidP="00255FE0">
      <w:pPr>
        <w:pStyle w:val="NormalWeb"/>
        <w:spacing w:line="480" w:lineRule="auto"/>
        <w:ind w:firstLine="922"/>
      </w:pPr>
      <w:r>
        <w:t xml:space="preserve">Lakes are an integral part of the global carbon cycle (Cole et al. 2007, </w:t>
      </w:r>
      <w:proofErr w:type="spellStart"/>
      <w:r>
        <w:t>Tranvik</w:t>
      </w:r>
      <w:proofErr w:type="spellEnd"/>
      <w:r>
        <w:t xml:space="preserve"> et al 2009). Nearly all of the world's lakes export CO</w:t>
      </w:r>
      <w:r>
        <w:rPr>
          <w:vertAlign w:val="subscript"/>
        </w:rPr>
        <w:t>2</w:t>
      </w:r>
      <w:r>
        <w:t xml:space="preserve"> to the atmosphere and these emissions account for approximately 15% of the annual CO</w:t>
      </w:r>
      <w:r>
        <w:rPr>
          <w:vertAlign w:val="subscript"/>
        </w:rPr>
        <w:t>2</w:t>
      </w:r>
      <w:r>
        <w:t xml:space="preserve"> production from freshwater systems (lakes, reservoirs, wetlands, and groundwater; Cole et al. 2007). However, </w:t>
      </w:r>
      <w:proofErr w:type="gramStart"/>
      <w:r>
        <w:t>lakes</w:t>
      </w:r>
      <w:proofErr w:type="gramEnd"/>
      <w:r>
        <w:t xml:space="preserve"> are simultaneously </w:t>
      </w:r>
      <w:proofErr w:type="gramStart"/>
      <w:r>
        <w:t>a sink for organic carbon via the burial of organic matter in their sediments</w:t>
      </w:r>
      <w:proofErr w:type="gramEnd"/>
      <w:r>
        <w:t xml:space="preserve"> (Cole et al. 2007, </w:t>
      </w:r>
      <w:proofErr w:type="spellStart"/>
      <w:r>
        <w:t>Sobek</w:t>
      </w:r>
      <w:proofErr w:type="spellEnd"/>
      <w:r>
        <w:t xml:space="preserve"> et al 2009). Organic matter sequestration in lake sediments is estimated to represent 22% of burial </w:t>
      </w:r>
      <w:r w:rsidR="00B743BE">
        <w:t xml:space="preserve">in </w:t>
      </w:r>
      <w:r>
        <w:t xml:space="preserve">all freshwater systems, which itself represents 30 to 60% of the organic carbon stored in marine sediments per year (Cole et al. 2007). </w:t>
      </w:r>
    </w:p>
    <w:p w14:paraId="31BAB11D" w14:textId="775EE483" w:rsidR="00055F34" w:rsidRDefault="00AC1C41" w:rsidP="00255FE0">
      <w:pPr>
        <w:pStyle w:val="NormalWeb"/>
        <w:spacing w:line="480" w:lineRule="auto"/>
        <w:ind w:firstLine="922"/>
      </w:pPr>
      <w:r>
        <w:t>Substantial work has been done on the effects of climate change on lakes (</w:t>
      </w:r>
      <w:proofErr w:type="spellStart"/>
      <w:r>
        <w:t>Tranvik</w:t>
      </w:r>
      <w:proofErr w:type="spellEnd"/>
      <w:r>
        <w:t xml:space="preserve"> et al. 2009), yet significant questions remain regarding the effect of climate change on sediment processes. Sediment organic matter burial efficiency is the imbalance between organic matter inputs and losses (Capone and </w:t>
      </w:r>
      <w:proofErr w:type="spellStart"/>
      <w:r>
        <w:t>Kiene</w:t>
      </w:r>
      <w:proofErr w:type="spellEnd"/>
      <w:r>
        <w:t xml:space="preserve"> 1988, Canfield 1994, </w:t>
      </w:r>
      <w:proofErr w:type="spellStart"/>
      <w:r>
        <w:t>Burdige</w:t>
      </w:r>
      <w:proofErr w:type="spellEnd"/>
      <w:r>
        <w:t xml:space="preserve"> 2007). Inputs of organic matter to the sediments derive from primary production in the water column, surface sediment, and watershed but the loss of sediment organic matter is </w:t>
      </w:r>
      <w:r>
        <w:lastRenderedPageBreak/>
        <w:t xml:space="preserve">exclusively a sediment process and depends on the factors limiting organic matter mineralization within the sediments (Capone and </w:t>
      </w:r>
      <w:proofErr w:type="spellStart"/>
      <w:r>
        <w:t>Kiene</w:t>
      </w:r>
      <w:proofErr w:type="spellEnd"/>
      <w:r>
        <w:t xml:space="preserve"> 1988, Canfield 1994, </w:t>
      </w:r>
      <w:proofErr w:type="spellStart"/>
      <w:r>
        <w:t>Burdige</w:t>
      </w:r>
      <w:proofErr w:type="spellEnd"/>
      <w:r>
        <w:t xml:space="preserve"> 2007, </w:t>
      </w:r>
      <w:proofErr w:type="spellStart"/>
      <w:r>
        <w:t>Sobek</w:t>
      </w:r>
      <w:proofErr w:type="spellEnd"/>
      <w:r>
        <w:t xml:space="preserve"> et al. 2009). </w:t>
      </w:r>
    </w:p>
    <w:p w14:paraId="6229666C" w14:textId="60892EF1" w:rsidR="00055F34" w:rsidRDefault="00AC1C41" w:rsidP="00255FE0">
      <w:pPr>
        <w:pStyle w:val="NormalWeb"/>
        <w:spacing w:line="480" w:lineRule="auto"/>
        <w:ind w:firstLine="922"/>
      </w:pPr>
      <w:r>
        <w:t>Temperature, the availability of oxygen (</w:t>
      </w:r>
      <w:proofErr w:type="spellStart"/>
      <w:r>
        <w:t>Hargrave</w:t>
      </w:r>
      <w:proofErr w:type="spellEnd"/>
      <w:r>
        <w:t xml:space="preserve"> 1969, </w:t>
      </w:r>
      <w:proofErr w:type="spellStart"/>
      <w:r>
        <w:t>Graneli</w:t>
      </w:r>
      <w:proofErr w:type="spellEnd"/>
      <w:r>
        <w:t xml:space="preserve"> 1978, Archer and </w:t>
      </w:r>
      <w:proofErr w:type="spellStart"/>
      <w:r>
        <w:t>Devol</w:t>
      </w:r>
      <w:proofErr w:type="spellEnd"/>
      <w:r>
        <w:t xml:space="preserve"> 1992, </w:t>
      </w:r>
      <w:proofErr w:type="spellStart"/>
      <w:r>
        <w:t>Sobek</w:t>
      </w:r>
      <w:proofErr w:type="spellEnd"/>
      <w:r>
        <w:t xml:space="preserve"> et al. 2009), and the availability of labile organic matter (</w:t>
      </w:r>
      <w:proofErr w:type="spellStart"/>
      <w:r>
        <w:t>Sweerts</w:t>
      </w:r>
      <w:proofErr w:type="spellEnd"/>
      <w:r>
        <w:t xml:space="preserve"> et al 1986, </w:t>
      </w:r>
      <w:proofErr w:type="spellStart"/>
      <w:r>
        <w:t>Sugai</w:t>
      </w:r>
      <w:proofErr w:type="spellEnd"/>
      <w:r>
        <w:t xml:space="preserve"> and </w:t>
      </w:r>
      <w:proofErr w:type="spellStart"/>
      <w:r>
        <w:t>Kipphut</w:t>
      </w:r>
      <w:proofErr w:type="spellEnd"/>
      <w:r>
        <w:t xml:space="preserve"> 1992, </w:t>
      </w:r>
      <w:proofErr w:type="spellStart"/>
      <w:r>
        <w:t>Kristensen</w:t>
      </w:r>
      <w:proofErr w:type="spellEnd"/>
      <w:r>
        <w:t xml:space="preserve"> 2000, </w:t>
      </w:r>
      <w:proofErr w:type="spellStart"/>
      <w:r>
        <w:t>Dedieu</w:t>
      </w:r>
      <w:proofErr w:type="spellEnd"/>
      <w:r>
        <w:t xml:space="preserve"> et al. 2007) have all been shown to alter the rate of sediment respiration (and by inference organic matter mineralization). Therefore changes in lake environmental conditions or organic matter inputs </w:t>
      </w:r>
      <w:r w:rsidR="00297EE5">
        <w:t>that result from</w:t>
      </w:r>
      <w:r>
        <w:t xml:space="preserve"> climate change may alter the burial efficiency of lake sediments and change their relationship with carbon cycling at the landscape scale. Recently </w:t>
      </w:r>
      <w:proofErr w:type="spellStart"/>
      <w:r>
        <w:t>Gudasz</w:t>
      </w:r>
      <w:proofErr w:type="spellEnd"/>
      <w:r>
        <w:t xml:space="preserve"> et al. (2010) estimated that predicted warming </w:t>
      </w:r>
      <w:proofErr w:type="gramStart"/>
      <w:r>
        <w:t>will</w:t>
      </w:r>
      <w:proofErr w:type="gramEnd"/>
      <w:r>
        <w:t xml:space="preserve"> result in a 6–15% decrease in organic matter burial in boreal lakes due to the increase in surface water temperature and its direct effect on sediment organic matter mineralization. Supporting this conclusion, Flanagan and McCauley (2010) produce a </w:t>
      </w:r>
      <w:r w:rsidR="00B743BE">
        <w:t>2-fold</w:t>
      </w:r>
      <w:r>
        <w:t xml:space="preserve"> increase in pCO</w:t>
      </w:r>
      <w:r>
        <w:rPr>
          <w:vertAlign w:val="subscript"/>
        </w:rPr>
        <w:t>2</w:t>
      </w:r>
      <w:r>
        <w:t xml:space="preserve"> by experimentally warming </w:t>
      </w:r>
      <w:proofErr w:type="spellStart"/>
      <w:r>
        <w:t>mesocosms</w:t>
      </w:r>
      <w:proofErr w:type="spellEnd"/>
      <w:r>
        <w:t xml:space="preserve"> within a shallow lake. However, these findings do not take into account the effects of the full suite of potential changes to lake environmental conditions due to climate change, specifically alterations to the distribution of temperature and oxygen in stratified lakes. </w:t>
      </w:r>
    </w:p>
    <w:p w14:paraId="694B229C" w14:textId="636EDEEA" w:rsidR="00055F34" w:rsidRDefault="00AC1C41" w:rsidP="00255FE0">
      <w:pPr>
        <w:pStyle w:val="NormalWeb"/>
        <w:spacing w:line="480" w:lineRule="auto"/>
        <w:ind w:firstLine="922"/>
      </w:pPr>
      <w:r>
        <w:t>In lakes that thermally stratify</w:t>
      </w:r>
      <w:r w:rsidR="00B743BE">
        <w:t>,</w:t>
      </w:r>
      <w:r>
        <w:t xml:space="preserve"> the depth of the thermocline is the principal factor controlling the distribution of temperature and oxygen in the water overlying the sediments (Wetzel 2001). Sediments above the thermocline are exposed to relatively warm and oxygenated conditions and should have proportionally </w:t>
      </w:r>
      <w:r w:rsidR="00B743BE">
        <w:t>greater</w:t>
      </w:r>
      <w:r>
        <w:t xml:space="preserve"> organic matter mineralization rates. Below the thermocline the sediments are exposed to relatively cold temperatures and are isolated from inputs of atmospheric oxygen, which should result in proportionally lower organic matter mineralization rates. As a result, whole-lake sediment organic matter mineralization (and burial efficiency) should be sensitive to changes in the stratification depth as well as temperature. </w:t>
      </w:r>
    </w:p>
    <w:p w14:paraId="027BB1A9" w14:textId="4B169974" w:rsidR="00055F34" w:rsidRDefault="00AC1C41" w:rsidP="00255FE0">
      <w:pPr>
        <w:pStyle w:val="NormalWeb"/>
        <w:spacing w:line="480" w:lineRule="auto"/>
        <w:ind w:firstLine="922"/>
      </w:pPr>
      <w:r>
        <w:t xml:space="preserve">A principal factor affecting the stratification depth of a lake is the attenuation of radiant energy by dissolved organic matter (DOM) in the lake water, which is often estimated from </w:t>
      </w:r>
      <w:r w:rsidR="00B743BE">
        <w:t xml:space="preserve">dissolved organic carbon (DOC; </w:t>
      </w:r>
      <w:r>
        <w:t xml:space="preserve">Fee et al. 1996, Houser 2006, </w:t>
      </w:r>
      <w:proofErr w:type="spellStart"/>
      <w:r>
        <w:t>Caplanne</w:t>
      </w:r>
      <w:proofErr w:type="spellEnd"/>
      <w:r>
        <w:t xml:space="preserve"> and </w:t>
      </w:r>
      <w:proofErr w:type="spellStart"/>
      <w:r>
        <w:t>Laurion</w:t>
      </w:r>
      <w:proofErr w:type="spellEnd"/>
      <w:r>
        <w:t xml:space="preserve"> 2008). There is evidence that DOM inputs to freshwater systems are changing as a result of climate warming and the subsequent alterations to </w:t>
      </w:r>
      <w:r>
        <w:lastRenderedPageBreak/>
        <w:t>vegetation and hydrology (Fors</w:t>
      </w:r>
      <w:r w:rsidR="00683B9B">
        <w:t xml:space="preserve">berg 1992, Schindler et al. 1996, </w:t>
      </w:r>
      <w:r>
        <w:t xml:space="preserve">Clair et al. 1999, Evans et al. 2005). Changes in DOM inputs to lakes may indirectly affect sediment organic matter storage by changing lake transparency and thus the stratification depth. The change in stratification depth will alter the proportion of </w:t>
      </w:r>
      <w:r w:rsidR="00DA27BB">
        <w:t>sediments above the thermocline, which are</w:t>
      </w:r>
      <w:r>
        <w:t xml:space="preserve"> exposed to conditions favoring organic matter mineralization (i.e., warm and oxygenated) versus those below the thermocline in conditions favoring storage (i.e., cold and hypoxic). </w:t>
      </w:r>
    </w:p>
    <w:p w14:paraId="5E5B64F4" w14:textId="38659F87" w:rsidR="00055F34" w:rsidRDefault="00AC1C41" w:rsidP="00255FE0">
      <w:pPr>
        <w:pStyle w:val="NormalWeb"/>
        <w:spacing w:line="480" w:lineRule="auto"/>
        <w:ind w:firstLine="922"/>
      </w:pPr>
      <w:r>
        <w:t>In this paper we estimate the indirect effects of changes in lake transparency on sediment organic matter mineralization in Alaskan Arctic lakes. We use the results of a multi-year survey on the effect of light attenuation on thermocline depth to model how changes in lake transparency would alter the distribution of t</w:t>
      </w:r>
      <w:r w:rsidR="00B743BE">
        <w:t>emperature and oxygen in a well-</w:t>
      </w:r>
      <w:r>
        <w:t>studied lake in the same region. We hypothesize that a net increase in DOM transport from the watershed to lakes will result in decreased thermocline depth during the ice-free season and reduce the area of sediments exposed to warm oxygenated waters. The net effect of these changes will be an overall decrease in organic matter mineralization in lakes</w:t>
      </w:r>
      <w:r w:rsidR="00B743BE">
        <w:t>,</w:t>
      </w:r>
      <w:r>
        <w:t xml:space="preserve"> which will not be fully compensated for by </w:t>
      </w:r>
      <w:proofErr w:type="spellStart"/>
      <w:r>
        <w:t>epilimnetic</w:t>
      </w:r>
      <w:proofErr w:type="spellEnd"/>
      <w:r>
        <w:t xml:space="preserve"> warming. </w:t>
      </w:r>
    </w:p>
    <w:p w14:paraId="733CC632" w14:textId="77777777" w:rsidR="00055F34" w:rsidRDefault="00AC1C41" w:rsidP="00255FE0">
      <w:pPr>
        <w:pStyle w:val="Heading1"/>
        <w:spacing w:line="480" w:lineRule="auto"/>
        <w:rPr>
          <w:rFonts w:eastAsia="Times New Roman" w:cs="Times New Roman"/>
        </w:rPr>
      </w:pPr>
      <w:r>
        <w:rPr>
          <w:rFonts w:eastAsia="Times New Roman" w:cs="Times New Roman"/>
        </w:rPr>
        <w:t>Materials and Methods</w:t>
      </w:r>
    </w:p>
    <w:p w14:paraId="7D8C7009" w14:textId="77777777" w:rsidR="00055F34" w:rsidRDefault="00AC1C41" w:rsidP="00255FE0">
      <w:pPr>
        <w:pStyle w:val="Heading2"/>
        <w:spacing w:line="480" w:lineRule="auto"/>
        <w:rPr>
          <w:rFonts w:eastAsia="Times New Roman" w:cs="Times New Roman"/>
        </w:rPr>
      </w:pPr>
      <w:r>
        <w:rPr>
          <w:rFonts w:eastAsia="Times New Roman" w:cs="Times New Roman"/>
        </w:rPr>
        <w:t>Study Site</w:t>
      </w:r>
    </w:p>
    <w:p w14:paraId="0FB2FD7D" w14:textId="330E88EB" w:rsidR="00055F34" w:rsidRDefault="00AC1C41" w:rsidP="00255FE0">
      <w:pPr>
        <w:pStyle w:val="NormalWeb"/>
        <w:spacing w:line="480" w:lineRule="auto"/>
        <w:ind w:firstLine="922"/>
      </w:pPr>
      <w:r>
        <w:t>This study was conducted in the Arctic Foothills region of Alaska. This region of the Arctic is underlain by continuous permafrost with predominantly tundra vegetation (Ping et al. 1998). The annual mean temperature is between -10</w:t>
      </w:r>
      <w:r>
        <w:rPr>
          <w:vertAlign w:val="superscript"/>
        </w:rPr>
        <w:t>o</w:t>
      </w:r>
      <w:r>
        <w:t xml:space="preserve"> and -8</w:t>
      </w:r>
      <w:r>
        <w:rPr>
          <w:vertAlign w:val="superscript"/>
        </w:rPr>
        <w:t>o</w:t>
      </w:r>
      <w:r>
        <w:t xml:space="preserve"> </w:t>
      </w:r>
      <w:proofErr w:type="gramStart"/>
      <w:r>
        <w:t>C with low annual precipitation (140 to 270 mm), of which 40% is snow (Ping et al. 1998).</w:t>
      </w:r>
      <w:proofErr w:type="gramEnd"/>
      <w:r>
        <w:t xml:space="preserve"> During the summer, the region experiences 24-h daylight and average temperatures of 11</w:t>
      </w:r>
      <w:r>
        <w:rPr>
          <w:vertAlign w:val="superscript"/>
        </w:rPr>
        <w:t>o</w:t>
      </w:r>
      <w:r>
        <w:t xml:space="preserve"> C (</w:t>
      </w:r>
      <w:proofErr w:type="spellStart"/>
      <w:r>
        <w:t>Oechel</w:t>
      </w:r>
      <w:proofErr w:type="spellEnd"/>
      <w:r>
        <w:t xml:space="preserve"> et al. 2000). The numerous lakes in the re</w:t>
      </w:r>
      <w:r w:rsidR="009A0F04">
        <w:t xml:space="preserve">gion are typically oligotrophic, </w:t>
      </w:r>
      <w:r>
        <w:t>relatively small and shallow (Levine and Whalen 2001)</w:t>
      </w:r>
      <w:r w:rsidR="00B743BE">
        <w:t>, and are</w:t>
      </w:r>
      <w:r>
        <w:t xml:space="preserve"> ice-covered for approximately 9 months. </w:t>
      </w:r>
    </w:p>
    <w:p w14:paraId="60B34D65" w14:textId="77777777" w:rsidR="00055F34" w:rsidRDefault="00AC1C41" w:rsidP="00255FE0">
      <w:pPr>
        <w:pStyle w:val="Heading2"/>
        <w:spacing w:line="480" w:lineRule="auto"/>
        <w:rPr>
          <w:rFonts w:eastAsia="Times New Roman" w:cs="Times New Roman"/>
        </w:rPr>
      </w:pPr>
      <w:r>
        <w:rPr>
          <w:rFonts w:eastAsia="Times New Roman" w:cs="Times New Roman"/>
        </w:rPr>
        <w:t>Lake Surveys</w:t>
      </w:r>
    </w:p>
    <w:p w14:paraId="59AD033E" w14:textId="5BBDCE34" w:rsidR="00055F34" w:rsidRDefault="00AC1C41" w:rsidP="00255FE0">
      <w:pPr>
        <w:pStyle w:val="NormalWeb"/>
        <w:spacing w:line="480" w:lineRule="auto"/>
        <w:ind w:firstLine="922"/>
      </w:pPr>
      <w:r>
        <w:lastRenderedPageBreak/>
        <w:t xml:space="preserve">On 7 </w:t>
      </w:r>
      <w:proofErr w:type="gramStart"/>
      <w:r>
        <w:t>August,</w:t>
      </w:r>
      <w:proofErr w:type="gramEnd"/>
      <w:r>
        <w:t xml:space="preserve"> 2006, we sampled a total of 18 lakes in the region to </w:t>
      </w:r>
      <w:r w:rsidR="00181463">
        <w:t>the east of Toolik Lake (Fig. 1</w:t>
      </w:r>
      <w:r>
        <w:t xml:space="preserve">). At each lake, temperature and light (photosynthetic photon flux density; PPFD) profiles were collected using </w:t>
      </w:r>
      <w:proofErr w:type="gramStart"/>
      <w:r>
        <w:t>a</w:t>
      </w:r>
      <w:proofErr w:type="gramEnd"/>
      <w:r>
        <w:t xml:space="preserve"> YSI Model 85 </w:t>
      </w:r>
      <w:proofErr w:type="spellStart"/>
      <w:r>
        <w:t>multiparameter</w:t>
      </w:r>
      <w:proofErr w:type="spellEnd"/>
      <w:r>
        <w:t xml:space="preserve"> water quality meter and a </w:t>
      </w:r>
      <w:proofErr w:type="spellStart"/>
      <w:r>
        <w:t>LiCor</w:t>
      </w:r>
      <w:proofErr w:type="spellEnd"/>
      <w:r>
        <w:t xml:space="preserve"> LI-192SA underwater 2π quantum sensor with a Li-</w:t>
      </w:r>
      <w:proofErr w:type="spellStart"/>
      <w:r>
        <w:t>Cor</w:t>
      </w:r>
      <w:proofErr w:type="spellEnd"/>
      <w:r>
        <w:t xml:space="preserve"> LI-250 Quantum Meter respectively. In some lakes the profiles for both temperature and PPFD were collected with a </w:t>
      </w:r>
      <w:proofErr w:type="spellStart"/>
      <w:r>
        <w:t>Hydrolab</w:t>
      </w:r>
      <w:proofErr w:type="spellEnd"/>
      <w:r>
        <w:t xml:space="preserve">, Data </w:t>
      </w:r>
      <w:proofErr w:type="spellStart"/>
      <w:r>
        <w:t>Sonde</w:t>
      </w:r>
      <w:proofErr w:type="spellEnd"/>
      <w:r>
        <w:t xml:space="preserve"> 5. Light and temperature measurements were collected at 0.5 m intervals from the water surface to the lake bottom or to a point where the lake reached a constant </w:t>
      </w:r>
      <w:proofErr w:type="spellStart"/>
      <w:r>
        <w:t>hypolimnetic</w:t>
      </w:r>
      <w:proofErr w:type="spellEnd"/>
      <w:r>
        <w:t xml:space="preserve"> temperature with increasing depth. The thermocline depth was defined as the depth with the greatest change in temperature from the preceding depth. The light attenuation coefficient (</w:t>
      </w:r>
      <w:proofErr w:type="spellStart"/>
      <w:r>
        <w:t>K</w:t>
      </w:r>
      <w:r>
        <w:rPr>
          <w:vertAlign w:val="subscript"/>
        </w:rPr>
        <w:t>d</w:t>
      </w:r>
      <w:proofErr w:type="spellEnd"/>
      <w:r>
        <w:t xml:space="preserve">) in the lake was determined as the slope of the natural log of the PPFD with depth. </w:t>
      </w:r>
    </w:p>
    <w:p w14:paraId="5D623C69" w14:textId="77777777" w:rsidR="00055F34" w:rsidRDefault="00AC1C41" w:rsidP="00255FE0">
      <w:pPr>
        <w:pStyle w:val="NormalWeb"/>
        <w:spacing w:line="480" w:lineRule="auto"/>
        <w:ind w:firstLine="922"/>
      </w:pPr>
      <w:r>
        <w:t xml:space="preserve">A second survey was conducted on 7 </w:t>
      </w:r>
      <w:proofErr w:type="gramStart"/>
      <w:r>
        <w:t>August,</w:t>
      </w:r>
      <w:proofErr w:type="gramEnd"/>
      <w:r>
        <w:t xml:space="preserve"> 2007. Twelve lakes were sampled to the north of the Toolik lake field station (Fig. 1). Temperature and light profiles were collected and analyzed using the same methods as in 2006. Surface water samples for DOC concentration were collected in 20 ml borosilicate glass scintillation vials. Each sample was filtered through a 0.45 </w:t>
      </w:r>
      <w:proofErr w:type="spellStart"/>
      <w:r>
        <w:t>μm</w:t>
      </w:r>
      <w:proofErr w:type="spellEnd"/>
      <w:r>
        <w:t xml:space="preserve"> polypropylene (PP) filter, acidified with 500 </w:t>
      </w:r>
      <w:proofErr w:type="spellStart"/>
      <w:r>
        <w:t>μl</w:t>
      </w:r>
      <w:proofErr w:type="spellEnd"/>
      <w:r>
        <w:t xml:space="preserve"> of 1N </w:t>
      </w:r>
      <w:proofErr w:type="spellStart"/>
      <w:r>
        <w:t>HCl</w:t>
      </w:r>
      <w:proofErr w:type="spellEnd"/>
      <w:r>
        <w:t xml:space="preserve"> and stored at 4</w:t>
      </w:r>
      <w:r>
        <w:rPr>
          <w:vertAlign w:val="superscript"/>
        </w:rPr>
        <w:t>o</w:t>
      </w:r>
      <w:r>
        <w:t xml:space="preserve"> C until analyzed for DOC on a Shimadzu TOC-V Total Carbon Analyzer. </w:t>
      </w:r>
    </w:p>
    <w:p w14:paraId="1CB46EA6" w14:textId="77777777" w:rsidR="00055F34" w:rsidRDefault="00AC1C41" w:rsidP="00255FE0">
      <w:pPr>
        <w:pStyle w:val="NormalWeb"/>
        <w:spacing w:line="480" w:lineRule="auto"/>
        <w:ind w:firstLine="922"/>
      </w:pPr>
      <w:r>
        <w:t xml:space="preserve">The final survey was conducted on 12 </w:t>
      </w:r>
      <w:proofErr w:type="gramStart"/>
      <w:r>
        <w:t>July,</w:t>
      </w:r>
      <w:proofErr w:type="gramEnd"/>
      <w:r>
        <w:t xml:space="preserve"> 2008. We resampled 15 of the same lakes that were sampled in 2006. Temperature and light profiles were collected using the same methods as in 2006 and 2007. A 1 L sample of surface water was collected from each lake in an amber high density polyethylene sample bottle from which, 2 duplicate 20 ml sub-samples were filtered through a 0.45 </w:t>
      </w:r>
      <w:proofErr w:type="spellStart"/>
      <w:r>
        <w:t>μm</w:t>
      </w:r>
      <w:proofErr w:type="spellEnd"/>
      <w:r>
        <w:t xml:space="preserve"> PP filter and analyzed for </w:t>
      </w:r>
      <w:proofErr w:type="spellStart"/>
      <w:r>
        <w:t>chromophoric</w:t>
      </w:r>
      <w:proofErr w:type="spellEnd"/>
      <w:r>
        <w:t xml:space="preserve"> dissolved organic matter (</w:t>
      </w:r>
      <w:proofErr w:type="spellStart"/>
      <w:r>
        <w:t>cDOM</w:t>
      </w:r>
      <w:proofErr w:type="spellEnd"/>
      <w:r>
        <w:t xml:space="preserve">) using a Turner Designs 10-AU </w:t>
      </w:r>
      <w:proofErr w:type="spellStart"/>
      <w:r>
        <w:t>fluorometer</w:t>
      </w:r>
      <w:proofErr w:type="spellEnd"/>
      <w:r>
        <w:t xml:space="preserve"> (Clark et al. 2004). Following the </w:t>
      </w:r>
      <w:proofErr w:type="spellStart"/>
      <w:r>
        <w:t>cDOM</w:t>
      </w:r>
      <w:proofErr w:type="spellEnd"/>
      <w:r>
        <w:t xml:space="preserve"> measurement, the samples were acidified with 100 </w:t>
      </w:r>
      <w:proofErr w:type="spellStart"/>
      <w:r>
        <w:t>μl</w:t>
      </w:r>
      <w:proofErr w:type="spellEnd"/>
      <w:r>
        <w:t xml:space="preserve"> of 1 N </w:t>
      </w:r>
      <w:proofErr w:type="spellStart"/>
      <w:r>
        <w:t>HCl</w:t>
      </w:r>
      <w:proofErr w:type="spellEnd"/>
      <w:r>
        <w:t xml:space="preserve"> and analyzed on a Shimadzu TOC-V Total Carbon Analyzer for DOC. The remaining 960 ml of sample were used to determine chlorophyll a (</w:t>
      </w:r>
      <w:proofErr w:type="spellStart"/>
      <w:r>
        <w:t>Chl</w:t>
      </w:r>
      <w:proofErr w:type="spellEnd"/>
      <w:r>
        <w:t xml:space="preserve"> a) concentration. </w:t>
      </w:r>
      <w:proofErr w:type="spellStart"/>
      <w:r>
        <w:t>Chl</w:t>
      </w:r>
      <w:proofErr w:type="spellEnd"/>
      <w:r>
        <w:t xml:space="preserve"> a concentration was measured </w:t>
      </w:r>
      <w:proofErr w:type="spellStart"/>
      <w:r>
        <w:t>fluorometrically</w:t>
      </w:r>
      <w:proofErr w:type="spellEnd"/>
      <w:r>
        <w:t xml:space="preserve"> (Turner Designs Model TD-700 </w:t>
      </w:r>
      <w:proofErr w:type="spellStart"/>
      <w:r>
        <w:t>Fluorometer</w:t>
      </w:r>
      <w:proofErr w:type="spellEnd"/>
      <w:r>
        <w:t>) from duplicate samples of filter-trapped (</w:t>
      </w:r>
      <w:proofErr w:type="spellStart"/>
      <w:r>
        <w:t>Whatman</w:t>
      </w:r>
      <w:proofErr w:type="spellEnd"/>
      <w:r>
        <w:t xml:space="preserve"> GF/F) particulate matter extracted for 24 h in a buffered 90% acetone solution (</w:t>
      </w:r>
      <w:proofErr w:type="spellStart"/>
      <w:r>
        <w:t>Welchmeyer</w:t>
      </w:r>
      <w:proofErr w:type="spellEnd"/>
      <w:r>
        <w:t xml:space="preserve"> 1994). </w:t>
      </w:r>
    </w:p>
    <w:p w14:paraId="51059C5D" w14:textId="30F72423" w:rsidR="00055F34" w:rsidRDefault="00AC1C41" w:rsidP="00255FE0">
      <w:pPr>
        <w:pStyle w:val="NormalWeb"/>
        <w:spacing w:line="480" w:lineRule="auto"/>
        <w:ind w:firstLine="922"/>
      </w:pPr>
      <w:r>
        <w:lastRenderedPageBreak/>
        <w:t xml:space="preserve">Lake areas and maximum depths were determined as part of a group sampling effort and lake watershed areas were calculated using a digital elevation model and the hydrology toolset in </w:t>
      </w:r>
      <w:proofErr w:type="spellStart"/>
      <w:r>
        <w:t>ArcMap</w:t>
      </w:r>
      <w:proofErr w:type="spellEnd"/>
      <w:r>
        <w:t xml:space="preserve"> GIS software (ESRI 2006). </w:t>
      </w:r>
    </w:p>
    <w:p w14:paraId="5F4C6F41" w14:textId="77777777" w:rsidR="00055F34" w:rsidRDefault="00AC1C41" w:rsidP="00255FE0">
      <w:pPr>
        <w:pStyle w:val="Heading2"/>
        <w:spacing w:line="480" w:lineRule="auto"/>
        <w:rPr>
          <w:rFonts w:eastAsia="Times New Roman" w:cs="Times New Roman"/>
        </w:rPr>
      </w:pPr>
      <w:r>
        <w:rPr>
          <w:rFonts w:eastAsia="Times New Roman" w:cs="Times New Roman"/>
        </w:rPr>
        <w:t>Sediment Incubations</w:t>
      </w:r>
    </w:p>
    <w:p w14:paraId="1254F7CB" w14:textId="77777777" w:rsidR="00055F34" w:rsidRDefault="00AC1C41" w:rsidP="00255FE0">
      <w:pPr>
        <w:pStyle w:val="NormalWeb"/>
        <w:spacing w:line="480" w:lineRule="auto"/>
        <w:ind w:firstLine="922"/>
      </w:pPr>
      <w:r>
        <w:t xml:space="preserve">The effect of temperature and oxygen availability on sediment organic matter mineralization was determined by measuring sediment oxygen demand (SOD) from intact sediment core incubations in 3 lakes. Lakes E–4, S–3, and GTH 91 are oligotrophic lakes in the vicinity of Toolik Lake with surface areas of 4.0, 4.2, and 2.5 ha, and depths of 4, 5, and 10 m, respectively (Fig. 2). Sediment cores were collected from 3 m of water using a K-B style gravity corer. Cores were standardized for incubation by extruding the upper 15 cm of sediment (and overlying water) from each core into a 25 cm long by 4.8 cm </w:t>
      </w:r>
      <w:proofErr w:type="spellStart"/>
      <w:r>
        <w:t>i.d.</w:t>
      </w:r>
      <w:proofErr w:type="spellEnd"/>
      <w:r>
        <w:t xml:space="preserve"> plastic incubation core. The incubation cores were sealed with acrylic or polycarbonate tops and bottoms. The core tops were beveled toward a center opening to exclude all air from the core when sealed. A magnetic stir bar was suspended approximately 1 cm above the sediment–water interface in each core. During incubation, the cores were arranged around a central array of magnets turning at 1 rpm, which slowly turned the stir bars within the cores and prevented stratification of the overlying water. The cores were incubated in a 750 L temperature controlled (± 1</w:t>
      </w:r>
      <w:r>
        <w:rPr>
          <w:vertAlign w:val="superscript"/>
        </w:rPr>
        <w:t>o</w:t>
      </w:r>
      <w:r>
        <w:t xml:space="preserve"> C.) water bath. Sampling was performed </w:t>
      </w:r>
      <w:proofErr w:type="gramStart"/>
      <w:r>
        <w:t>via two septum–sealed ports fitted to the core top</w:t>
      </w:r>
      <w:proofErr w:type="gramEnd"/>
      <w:r>
        <w:t xml:space="preserve">. One port was oriented vertically and allowed for the insertion of a cannula into the overlying water of the core. The other port was arranged perpendicular to the first and permitted the simultaneous replacement of water removed during sampling. The replacement water was collected from the lake at the same time and depth as the cores with a beta–style 2.2–L Van Dorn sampler. Between sampling events, the replacement water was stored in a 4–L plastic bottle in the same incubator as the cores. </w:t>
      </w:r>
    </w:p>
    <w:p w14:paraId="60B2DECA" w14:textId="0162123E" w:rsidR="00055F34" w:rsidRDefault="00AC1C41" w:rsidP="00255FE0">
      <w:pPr>
        <w:pStyle w:val="NormalWeb"/>
        <w:spacing w:line="480" w:lineRule="auto"/>
        <w:ind w:firstLine="922"/>
      </w:pPr>
      <w:r>
        <w:t xml:space="preserve">The cores were allowed to acclimate approximately 1 h prior to the initial oxygen sampling. During sampling, 4 ml of overlying water was slowly removed from the core through the vertical port using a stainless steel cannula attached to a plastic syringe. The syringe was purged with 1 ml of the sample and the remaining volume was used to determine the oxygen concentration by Winkler titration (Carpenter </w:t>
      </w:r>
      <w:r>
        <w:lastRenderedPageBreak/>
        <w:t xml:space="preserve">1965) modified for the small volume. Plastic stops were designed to fit onto the syringe plunger to ensure that a repeatable volume was retained in the syringe following each purge. The exact volume of sample retained in each syringe following purging was determined gravimetrically. Titrations were conducted immediately following sampling to minimize storage artifacts. </w:t>
      </w:r>
    </w:p>
    <w:p w14:paraId="4919E67D" w14:textId="4C2FE95A" w:rsidR="00055F34" w:rsidRDefault="00AC1C41" w:rsidP="00255FE0">
      <w:pPr>
        <w:pStyle w:val="NormalWeb"/>
        <w:spacing w:line="480" w:lineRule="auto"/>
        <w:ind w:firstLine="922"/>
      </w:pPr>
      <w:r>
        <w:t>We assessed the impact of temperature on the magnitude of SOD by incubating cores from each lake at 4 different temperatures representing a realistic range of temperatures experienced by the sediments during the arctic summer (2</w:t>
      </w:r>
      <w:r w:rsidR="009C5FD4">
        <w:t>-1</w:t>
      </w:r>
      <w:r>
        <w:t>7</w:t>
      </w:r>
      <w:r>
        <w:rPr>
          <w:vertAlign w:val="superscript"/>
        </w:rPr>
        <w:t>o</w:t>
      </w:r>
      <w:r>
        <w:t xml:space="preserve"> C). The cores were incubated in the dark. The oxygen concentration of the overlying water in the cores was sampled three times over approximately 24 h. </w:t>
      </w:r>
    </w:p>
    <w:p w14:paraId="01AC33F6" w14:textId="77777777" w:rsidR="00055F34" w:rsidRDefault="00AC1C41" w:rsidP="00255FE0">
      <w:pPr>
        <w:pStyle w:val="NormalWeb"/>
        <w:spacing w:line="480" w:lineRule="auto"/>
        <w:ind w:firstLine="922"/>
      </w:pPr>
      <w:r>
        <w:t>The effect of oxygen availability on SOD was measured as the change in SOD that resulted from the reduction in the oxygen concentration of the overlying water during approximately 48 h of dark incubation. For the sediments from Lakes E–4 and S–3, this was accomplished by extending the incubation time of the cores used in the 12</w:t>
      </w:r>
      <w:r>
        <w:rPr>
          <w:vertAlign w:val="superscript"/>
        </w:rPr>
        <w:t>o</w:t>
      </w:r>
      <w:r>
        <w:t xml:space="preserve"> C treatment of the temperature dependence experiment. The response of the sediments from Lake GTH 91 were assessed in a separate experiment at 9</w:t>
      </w:r>
      <w:r>
        <w:rPr>
          <w:vertAlign w:val="superscript"/>
        </w:rPr>
        <w:t>o</w:t>
      </w:r>
      <w:r>
        <w:t xml:space="preserve"> C. Samples were taken at 5 time points over the 48 h period. </w:t>
      </w:r>
    </w:p>
    <w:p w14:paraId="46522315" w14:textId="77777777" w:rsidR="00055F34" w:rsidRDefault="00AC1C41" w:rsidP="00255FE0">
      <w:pPr>
        <w:pStyle w:val="Heading2"/>
        <w:spacing w:line="480" w:lineRule="auto"/>
        <w:rPr>
          <w:rFonts w:eastAsia="Times New Roman" w:cs="Times New Roman"/>
        </w:rPr>
      </w:pPr>
      <w:r>
        <w:rPr>
          <w:rFonts w:eastAsia="Times New Roman" w:cs="Times New Roman"/>
        </w:rPr>
        <w:t>Statistics and Calculations</w:t>
      </w:r>
    </w:p>
    <w:p w14:paraId="5818B7BE" w14:textId="6F5AAAE1" w:rsidR="00055F34" w:rsidRDefault="00AC1C41" w:rsidP="00255FE0">
      <w:pPr>
        <w:pStyle w:val="NormalWeb"/>
        <w:spacing w:line="480" w:lineRule="auto"/>
        <w:ind w:firstLine="922"/>
      </w:pPr>
      <w:r>
        <w:t xml:space="preserve">The relationship between the thermocline depth and </w:t>
      </w:r>
      <w:proofErr w:type="spellStart"/>
      <w:r>
        <w:t>K</w:t>
      </w:r>
      <w:r>
        <w:rPr>
          <w:vertAlign w:val="subscript"/>
        </w:rPr>
        <w:t>d</w:t>
      </w:r>
      <w:proofErr w:type="spellEnd"/>
      <w:r>
        <w:t xml:space="preserve"> was investigated with least squared regressions for each year. Differences in </w:t>
      </w:r>
      <w:proofErr w:type="spellStart"/>
      <w:r>
        <w:t>K</w:t>
      </w:r>
      <w:r>
        <w:rPr>
          <w:vertAlign w:val="subscript"/>
        </w:rPr>
        <w:t>d</w:t>
      </w:r>
      <w:proofErr w:type="spellEnd"/>
      <w:r>
        <w:t xml:space="preserve"> and DOC concentration among years were tested with ANOVA. Dissolved organic carbon, </w:t>
      </w:r>
      <w:proofErr w:type="spellStart"/>
      <w:r>
        <w:t>cDOM</w:t>
      </w:r>
      <w:proofErr w:type="spellEnd"/>
      <w:r>
        <w:t xml:space="preserve">, and </w:t>
      </w:r>
      <w:proofErr w:type="spellStart"/>
      <w:r>
        <w:t>Chl</w:t>
      </w:r>
      <w:proofErr w:type="spellEnd"/>
      <w:r>
        <w:t xml:space="preserve"> a concentrations were standardized as Z–scores to facilitate direct comparison of the regression slopes</w:t>
      </w:r>
      <w:r w:rsidR="009C5FD4">
        <w:t xml:space="preserve"> (</w:t>
      </w:r>
      <w:proofErr w:type="spellStart"/>
      <w:r w:rsidR="009C5FD4">
        <w:t>Gotelli</w:t>
      </w:r>
      <w:proofErr w:type="spellEnd"/>
      <w:r w:rsidR="009C5FD4">
        <w:t xml:space="preserve"> and Ellison 2004).</w:t>
      </w:r>
      <w:r>
        <w:t xml:space="preserve"> Dissolved organic carbon, </w:t>
      </w:r>
      <w:proofErr w:type="spellStart"/>
      <w:r>
        <w:t>cDOM</w:t>
      </w:r>
      <w:proofErr w:type="spellEnd"/>
      <w:r>
        <w:t xml:space="preserve">, and </w:t>
      </w:r>
      <w:proofErr w:type="spellStart"/>
      <w:r>
        <w:t>Chl</w:t>
      </w:r>
      <w:proofErr w:type="spellEnd"/>
      <w:r>
        <w:t xml:space="preserve"> a concentrations, as well as </w:t>
      </w:r>
      <w:proofErr w:type="spellStart"/>
      <w:r>
        <w:t>K</w:t>
      </w:r>
      <w:r>
        <w:rPr>
          <w:vertAlign w:val="subscript"/>
        </w:rPr>
        <w:t>d</w:t>
      </w:r>
      <w:proofErr w:type="spellEnd"/>
      <w:r>
        <w:t xml:space="preserve">, lake area, and Julian day were compared using Pearson's correlations. </w:t>
      </w:r>
      <w:proofErr w:type="gramStart"/>
      <w:r>
        <w:t xml:space="preserve">The thermocline depth in GTH 91 was predicted using a multiple regression of thermocline depth by </w:t>
      </w:r>
      <w:proofErr w:type="spellStart"/>
      <w:r>
        <w:t>K</w:t>
      </w:r>
      <w:r>
        <w:rPr>
          <w:vertAlign w:val="subscript"/>
        </w:rPr>
        <w:t>d</w:t>
      </w:r>
      <w:proofErr w:type="spellEnd"/>
      <w:r>
        <w:t>, surface area, and Julian day</w:t>
      </w:r>
      <w:proofErr w:type="gramEnd"/>
      <w:r>
        <w:t xml:space="preserve"> without interaction terms from the survey data. Variables were natural log transformed when appropriate to improve linearity. </w:t>
      </w:r>
    </w:p>
    <w:p w14:paraId="474DE012" w14:textId="77777777" w:rsidR="00055F34" w:rsidRDefault="00AC1C41" w:rsidP="00255FE0">
      <w:pPr>
        <w:pStyle w:val="NormalWeb"/>
        <w:spacing w:line="480" w:lineRule="auto"/>
        <w:ind w:firstLine="922"/>
      </w:pPr>
      <w:r>
        <w:t xml:space="preserve">In the temperature dependence experiment, SOD was calculated as the sum of the change in oxygen concentration of the overlying water between the successive time intervals. In the oxygen </w:t>
      </w:r>
      <w:r>
        <w:lastRenderedPageBreak/>
        <w:t xml:space="preserve">availability experiment, SOD was calculated for each time interval as the change in oxygen concentration of the overlying water from the preceding time point. All oxygen concentration measurements were corrected for oxygen added via the replacement water. Fluxes were normalized to the surface area of the core and expressed as an hourly rate. </w:t>
      </w:r>
    </w:p>
    <w:p w14:paraId="1199E989" w14:textId="77777777" w:rsidR="00055F34" w:rsidRDefault="00AC1C41" w:rsidP="00255FE0">
      <w:pPr>
        <w:pStyle w:val="NormalWeb"/>
        <w:spacing w:line="480" w:lineRule="auto"/>
        <w:ind w:firstLine="922"/>
      </w:pPr>
      <w:r>
        <w:t xml:space="preserve">Two points were removed from the analysis of the oxygen availability experiment due to obviously unrealistic values. The effect of temperature and the source of the sediments (i.e., lake) on SOD </w:t>
      </w:r>
      <w:proofErr w:type="gramStart"/>
      <w:r>
        <w:t>was</w:t>
      </w:r>
      <w:proofErr w:type="gramEnd"/>
      <w:r>
        <w:t xml:space="preserve"> analyzed with ANCOVA. The effect of the oxygen concentration of the overlying water and sediment source on SOD was evaluated using </w:t>
      </w:r>
      <w:proofErr w:type="gramStart"/>
      <w:r>
        <w:t>a repeated measures</w:t>
      </w:r>
      <w:proofErr w:type="gramEnd"/>
      <w:r>
        <w:t xml:space="preserve"> ANCOVA. Analyses were performed in JMP (JMP, Ver. 4.0.4. </w:t>
      </w:r>
      <w:proofErr w:type="gramStart"/>
      <w:r>
        <w:t>SAS Institute Inc., Cary, NC, 1989-2007) or R (R Development Team).</w:t>
      </w:r>
      <w:proofErr w:type="gramEnd"/>
      <w:r>
        <w:t xml:space="preserve"> </w:t>
      </w:r>
    </w:p>
    <w:p w14:paraId="58A0DBD3" w14:textId="77777777" w:rsidR="00055F34" w:rsidRDefault="00AC1C41" w:rsidP="00255FE0">
      <w:pPr>
        <w:pStyle w:val="Heading2"/>
        <w:spacing w:line="480" w:lineRule="auto"/>
        <w:rPr>
          <w:rFonts w:eastAsia="Times New Roman" w:cs="Times New Roman"/>
        </w:rPr>
      </w:pPr>
      <w:r>
        <w:rPr>
          <w:rFonts w:eastAsia="Times New Roman" w:cs="Times New Roman"/>
        </w:rPr>
        <w:t>Case Study; Lake GTH 91</w:t>
      </w:r>
    </w:p>
    <w:p w14:paraId="2E1E0A31" w14:textId="554312D7" w:rsidR="00055F34" w:rsidRDefault="00AC1C41" w:rsidP="00255FE0">
      <w:pPr>
        <w:pStyle w:val="NormalWeb"/>
        <w:spacing w:line="480" w:lineRule="auto"/>
        <w:ind w:firstLine="922"/>
      </w:pPr>
      <w:r>
        <w:t xml:space="preserve">To evaluate how changes in </w:t>
      </w:r>
      <w:proofErr w:type="spellStart"/>
      <w:r>
        <w:t>K</w:t>
      </w:r>
      <w:r>
        <w:rPr>
          <w:vertAlign w:val="subscript"/>
        </w:rPr>
        <w:t>d</w:t>
      </w:r>
      <w:proofErr w:type="spellEnd"/>
      <w:r>
        <w:t xml:space="preserve"> might affect sediment organic matter mineralization we modeled the relevant interactions in Lake GTH 91 under 3 cases: 1. </w:t>
      </w:r>
      <w:proofErr w:type="gramStart"/>
      <w:r>
        <w:t>current</w:t>
      </w:r>
      <w:proofErr w:type="gramEnd"/>
      <w:r>
        <w:t xml:space="preserve"> conditions, 2. </w:t>
      </w:r>
      <w:proofErr w:type="gramStart"/>
      <w:r>
        <w:t>warming</w:t>
      </w:r>
      <w:proofErr w:type="gramEnd"/>
      <w:r>
        <w:t xml:space="preserve"> only, and 3. </w:t>
      </w:r>
      <w:proofErr w:type="gramStart"/>
      <w:r>
        <w:t>warming</w:t>
      </w:r>
      <w:proofErr w:type="gramEnd"/>
      <w:r>
        <w:t xml:space="preserve"> plus increased </w:t>
      </w:r>
      <w:proofErr w:type="spellStart"/>
      <w:r>
        <w:t>K</w:t>
      </w:r>
      <w:r>
        <w:rPr>
          <w:vertAlign w:val="subscript"/>
        </w:rPr>
        <w:t>d</w:t>
      </w:r>
      <w:proofErr w:type="spellEnd"/>
      <w:r>
        <w:t xml:space="preserve">. Temperature, irradiance and dissolved oxygen </w:t>
      </w:r>
      <w:r w:rsidR="009A0F04">
        <w:t xml:space="preserve">in lake GTH 91 </w:t>
      </w:r>
      <w:r>
        <w:t xml:space="preserve">were measured using a YSI Model 85 water quality meter and LI-192SA underwater 2π quantum sensor with a </w:t>
      </w:r>
      <w:proofErr w:type="spellStart"/>
      <w:r>
        <w:t>LiCor</w:t>
      </w:r>
      <w:proofErr w:type="spellEnd"/>
      <w:r>
        <w:t xml:space="preserve"> 250 Quantum Meter as described above. The bathymetry of the lake was mapped by combining a lake perimeter measurement determined with a Tremble Geo Explorer with sonar transects collected with a Garmin GPSMAP 180. The lake bottom profile was extrapolated from the sonar measurements using a triangulated irregular network to convert the observed depths into 1 m contour lines in ARC-GIS (ESRI 2006). Surface areas and volumes of each depth interval were calculated using the 1 m contour intervals. The surface area of the sediments above the thermocline was estimated from the hypsographic curve for the lake. </w:t>
      </w:r>
    </w:p>
    <w:p w14:paraId="5179B9CA" w14:textId="320558FD" w:rsidR="00055F34" w:rsidRDefault="00AC1C41" w:rsidP="00255FE0">
      <w:pPr>
        <w:pStyle w:val="NormalWeb"/>
        <w:spacing w:line="480" w:lineRule="auto"/>
        <w:ind w:firstLine="922"/>
      </w:pPr>
      <w:r>
        <w:t>We calculated the whole-lake SOD as the sum of the SOD above and below the thermocline, which was calculated from an estimated areal SOD rate times the area of the sediments. The areal SOD above the thermocline was estimated as the median of the SOD measured at 12</w:t>
      </w:r>
      <w:r>
        <w:rPr>
          <w:vertAlign w:val="superscript"/>
        </w:rPr>
        <w:t>o</w:t>
      </w:r>
      <w:r>
        <w:t xml:space="preserve"> C in the temperature </w:t>
      </w:r>
      <w:r w:rsidR="009A0F04">
        <w:t>dependence</w:t>
      </w:r>
      <w:r>
        <w:t xml:space="preserve"> experiment. The areal SOD below the thermocline was estimated by adjusting the median areal </w:t>
      </w:r>
      <w:r>
        <w:lastRenderedPageBreak/>
        <w:t xml:space="preserve">SOD above the thermocline by the slope of the relationship between temperature and SOD and oxygen concentration and SOD from the temperature and oxygen availability experiments, respectively. The temperature and oxygen conditions above and below the thermocline were estimated from the temperature and oxygen profiles collected repeatedly in GTH 91 during the summers of 2006 and 2008. </w:t>
      </w:r>
    </w:p>
    <w:p w14:paraId="45D958DE" w14:textId="77777777" w:rsidR="00055F34" w:rsidRDefault="00AC1C41" w:rsidP="00255FE0">
      <w:pPr>
        <w:pStyle w:val="NormalWeb"/>
        <w:spacing w:line="480" w:lineRule="auto"/>
        <w:ind w:firstLine="922"/>
      </w:pPr>
      <w:r>
        <w:t xml:space="preserve">The sediment area above the thermocline was determined using the relationship from Livingstone and </w:t>
      </w:r>
      <w:proofErr w:type="spellStart"/>
      <w:r>
        <w:t>Imboden</w:t>
      </w:r>
      <w:proofErr w:type="spellEnd"/>
      <w:r>
        <w:t xml:space="preserve"> (1996): Where: </w:t>
      </w:r>
    </w:p>
    <w:p w14:paraId="3E33185C" w14:textId="77777777" w:rsidR="00AC1C41" w:rsidRDefault="00AC1C41" w:rsidP="00255FE0">
      <w:pPr>
        <w:pStyle w:val="NormalWeb"/>
        <w:spacing w:line="480" w:lineRule="auto"/>
        <w:ind w:firstLine="922"/>
      </w:pPr>
      <m:oMathPara>
        <m:oMath>
          <m:r>
            <w:rPr>
              <w:rFonts w:ascii="Cambria Math" w:hAnsi="Cambria Math"/>
            </w:rPr>
            <m:t>M=A-(A</m:t>
          </m:r>
          <m:sSup>
            <m:sSupPr>
              <m:ctrlPr>
                <w:rPr>
                  <w:rFonts w:ascii="Cambria Math" w:hAnsi="Cambria Math"/>
                  <w:i/>
                </w:rPr>
              </m:ctrlPr>
            </m:sSupPr>
            <m:e>
              <m:d>
                <m:dPr>
                  <m:ctrlPr>
                    <w:rPr>
                      <w:rFonts w:ascii="Cambria Math" w:hAnsi="Cambria Math"/>
                      <w:i/>
                    </w:rPr>
                  </m:ctrlPr>
                </m:dPr>
                <m:e>
                  <m:r>
                    <w:rPr>
                      <w:rFonts w:ascii="Cambria Math" w:hAnsi="Cambria Math"/>
                    </w:rPr>
                    <m:t>1-</m:t>
                  </m:r>
                  <m:box>
                    <m:boxPr>
                      <m:ctrlPr>
                        <w:rPr>
                          <w:rFonts w:ascii="Cambria Math" w:hAnsi="Cambria Math"/>
                          <w:i/>
                        </w:rPr>
                      </m:ctrlPr>
                    </m:boxPr>
                    <m:e>
                      <m:argPr>
                        <m:argSz m:val="-1"/>
                      </m:argP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TD</m:t>
                              </m:r>
                            </m:sub>
                          </m:sSub>
                        </m:num>
                        <m:den>
                          <m:sSub>
                            <m:sSubPr>
                              <m:ctrlPr>
                                <w:rPr>
                                  <w:rFonts w:ascii="Cambria Math" w:hAnsi="Cambria Math"/>
                                  <w:i/>
                                </w:rPr>
                              </m:ctrlPr>
                            </m:sSubPr>
                            <m:e>
                              <m:r>
                                <w:rPr>
                                  <w:rFonts w:ascii="Cambria Math" w:hAnsi="Cambria Math"/>
                                </w:rPr>
                                <m:t>Z</m:t>
                              </m:r>
                            </m:e>
                            <m:sub>
                              <m:r>
                                <w:rPr>
                                  <w:rFonts w:ascii="Cambria Math" w:hAnsi="Cambria Math"/>
                                </w:rPr>
                                <m:t>max</m:t>
                              </m:r>
                            </m:sub>
                          </m:sSub>
                        </m:den>
                      </m:f>
                    </m:e>
                  </m:box>
                </m:e>
              </m:d>
            </m:e>
            <m:sup>
              <m:r>
                <w:rPr>
                  <w:rFonts w:ascii="Cambria Math" w:hAnsi="Cambria Math"/>
                </w:rPr>
                <m:t>∝</m:t>
              </m:r>
            </m:sup>
          </m:sSup>
          <m:r>
            <w:rPr>
              <w:rFonts w:ascii="Cambria Math" w:hAnsi="Cambria Math"/>
            </w:rPr>
            <m:t>)</m:t>
          </m:r>
        </m:oMath>
      </m:oMathPara>
    </w:p>
    <w:p w14:paraId="493A67D9"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M = the sediment area above the thermocline (ha).</w:t>
      </w:r>
    </w:p>
    <w:p w14:paraId="60AED549"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A = the surface area of the lake (ha).</w:t>
      </w:r>
    </w:p>
    <w:p w14:paraId="2E39291D"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Z</w:t>
      </w:r>
      <w:r>
        <w:rPr>
          <w:rFonts w:eastAsia="Times New Roman" w:cs="Times New Roman"/>
          <w:vertAlign w:val="subscript"/>
        </w:rPr>
        <w:t>TD</w:t>
      </w:r>
      <w:r>
        <w:rPr>
          <w:rFonts w:eastAsia="Times New Roman" w:cs="Times New Roman"/>
        </w:rPr>
        <w:t xml:space="preserve"> = the thermocline depth (m).</w:t>
      </w:r>
    </w:p>
    <w:p w14:paraId="61EAFDF9" w14:textId="77777777" w:rsidR="00055F34" w:rsidRDefault="00AC1C41" w:rsidP="00255FE0">
      <w:pPr>
        <w:spacing w:before="100" w:beforeAutospacing="1" w:after="100" w:afterAutospacing="1" w:line="480" w:lineRule="auto"/>
        <w:ind w:left="360" w:firstLine="922"/>
        <w:rPr>
          <w:rFonts w:eastAsia="Times New Roman" w:cs="Times New Roman"/>
        </w:rPr>
      </w:pPr>
      <w:proofErr w:type="spellStart"/>
      <w:r>
        <w:rPr>
          <w:rFonts w:eastAsia="Times New Roman" w:cs="Times New Roman"/>
        </w:rPr>
        <w:t>Z</w:t>
      </w:r>
      <w:r>
        <w:rPr>
          <w:rFonts w:eastAsia="Times New Roman" w:cs="Times New Roman"/>
          <w:vertAlign w:val="subscript"/>
        </w:rPr>
        <w:t>max</w:t>
      </w:r>
      <w:proofErr w:type="spellEnd"/>
      <w:r>
        <w:rPr>
          <w:rFonts w:eastAsia="Times New Roman" w:cs="Times New Roman"/>
        </w:rPr>
        <w:t xml:space="preserve"> = the maximum depth of the lake (m).</w:t>
      </w:r>
    </w:p>
    <w:p w14:paraId="0F1E1B64"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α = a non–dimensional exponent determined graphically from the hypsographic curve.</w:t>
      </w:r>
    </w:p>
    <w:p w14:paraId="110D8E51" w14:textId="77777777" w:rsidR="00055F34" w:rsidRDefault="00AC1C41" w:rsidP="00255FE0">
      <w:pPr>
        <w:pStyle w:val="NormalWeb"/>
        <w:spacing w:line="480" w:lineRule="auto"/>
        <w:ind w:firstLine="922"/>
      </w:pPr>
      <w:r>
        <w:t xml:space="preserve">To estimate the sediment area above the thermocline with different </w:t>
      </w:r>
      <w:proofErr w:type="spellStart"/>
      <w:r>
        <w:t>K</w:t>
      </w:r>
      <w:r>
        <w:rPr>
          <w:vertAlign w:val="subscript"/>
        </w:rPr>
        <w:t>d</w:t>
      </w:r>
      <w:proofErr w:type="spellEnd"/>
      <w:r>
        <w:t xml:space="preserve"> values we created a single model by substituting a linear model of the relationship between thermocline depth, </w:t>
      </w:r>
      <w:proofErr w:type="spellStart"/>
      <w:r>
        <w:t>K</w:t>
      </w:r>
      <w:r>
        <w:rPr>
          <w:vertAlign w:val="subscript"/>
        </w:rPr>
        <w:t>d</w:t>
      </w:r>
      <w:proofErr w:type="spellEnd"/>
      <w:r>
        <w:t>, surface area, and Julian day derived from the lake surveys for thermocline depth (Z</w:t>
      </w:r>
      <w:r>
        <w:rPr>
          <w:vertAlign w:val="subscript"/>
        </w:rPr>
        <w:t>TD</w:t>
      </w:r>
      <w:r>
        <w:t xml:space="preserve">) in equation 1: Where: </w:t>
      </w:r>
    </w:p>
    <w:p w14:paraId="50197BBD" w14:textId="77777777" w:rsidR="00AC1C41" w:rsidRDefault="00AC1C41" w:rsidP="00255FE0">
      <w:pPr>
        <w:pStyle w:val="NormalWeb"/>
        <w:spacing w:line="480" w:lineRule="auto"/>
        <w:ind w:firstLine="922"/>
      </w:pPr>
      <m:oMathPara>
        <m:oMath>
          <m:r>
            <w:rPr>
              <w:rFonts w:ascii="Cambria Math" w:hAnsi="Cambria Math"/>
            </w:rPr>
            <m:t>M=A-(A</m:t>
          </m:r>
          <m:sSup>
            <m:sSupPr>
              <m:ctrlPr>
                <w:rPr>
                  <w:rFonts w:ascii="Cambria Math" w:hAnsi="Cambria Math"/>
                  <w:i/>
                </w:rPr>
              </m:ctrlPr>
            </m:sSupPr>
            <m:e>
              <m:d>
                <m:dPr>
                  <m:ctrlPr>
                    <w:rPr>
                      <w:rFonts w:ascii="Cambria Math" w:hAnsi="Cambria Math"/>
                      <w:i/>
                    </w:rPr>
                  </m:ctrlPr>
                </m:dPr>
                <m:e>
                  <m:r>
                    <w:rPr>
                      <w:rFonts w:ascii="Cambria Math" w:hAnsi="Cambria Math"/>
                    </w:rPr>
                    <m:t>1-</m:t>
                  </m:r>
                  <m:box>
                    <m:boxPr>
                      <m:ctrlPr>
                        <w:rPr>
                          <w:rFonts w:ascii="Cambria Math" w:hAnsi="Cambria Math"/>
                          <w:i/>
                        </w:rPr>
                      </m:ctrlPr>
                    </m:boxPr>
                    <m:e>
                      <m:argPr>
                        <m:argSz m:val="-1"/>
                      </m:argP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 xml:space="preserve">1 </m:t>
                              </m:r>
                            </m:sub>
                          </m:sSub>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A+β</m:t>
                              </m:r>
                            </m:e>
                            <m:sub>
                              <m:r>
                                <w:rPr>
                                  <w:rFonts w:ascii="Cambria Math" w:hAnsi="Cambria Math"/>
                                </w:rPr>
                                <m:t xml:space="preserve">3 </m:t>
                              </m:r>
                            </m:sub>
                          </m:sSub>
                          <m:r>
                            <w:rPr>
                              <w:rFonts w:ascii="Cambria Math" w:hAnsi="Cambria Math"/>
                            </w:rPr>
                            <m:t>J+</m:t>
                          </m:r>
                          <m:sSub>
                            <m:sSubPr>
                              <m:ctrlPr>
                                <w:rPr>
                                  <w:rFonts w:ascii="Cambria Math" w:hAnsi="Cambria Math"/>
                                  <w:i/>
                                </w:rPr>
                              </m:ctrlPr>
                            </m:sSubPr>
                            <m:e>
                              <m:r>
                                <w:rPr>
                                  <w:rFonts w:ascii="Cambria Math" w:hAnsi="Cambria Math"/>
                                </w:rPr>
                                <m:t>β</m:t>
                              </m:r>
                            </m:e>
                            <m:sub>
                              <m:r>
                                <w:rPr>
                                  <w:rFonts w:ascii="Cambria Math" w:hAnsi="Cambria Math"/>
                                </w:rPr>
                                <m:t xml:space="preserve">0 </m:t>
                              </m:r>
                            </m:sub>
                          </m:sSub>
                        </m:num>
                        <m:den>
                          <m:sSub>
                            <m:sSubPr>
                              <m:ctrlPr>
                                <w:rPr>
                                  <w:rFonts w:ascii="Cambria Math" w:hAnsi="Cambria Math"/>
                                  <w:i/>
                                </w:rPr>
                              </m:ctrlPr>
                            </m:sSubPr>
                            <m:e>
                              <m:r>
                                <w:rPr>
                                  <w:rFonts w:ascii="Cambria Math" w:hAnsi="Cambria Math"/>
                                </w:rPr>
                                <m:t>Z</m:t>
                              </m:r>
                            </m:e>
                            <m:sub>
                              <m:r>
                                <w:rPr>
                                  <w:rFonts w:ascii="Cambria Math" w:hAnsi="Cambria Math"/>
                                </w:rPr>
                                <m:t>max</m:t>
                              </m:r>
                            </m:sub>
                          </m:sSub>
                        </m:den>
                      </m:f>
                    </m:e>
                  </m:box>
                </m:e>
              </m:d>
            </m:e>
            <m:sup>
              <m:r>
                <w:rPr>
                  <w:rFonts w:ascii="Cambria Math" w:hAnsi="Cambria Math"/>
                </w:rPr>
                <m:t>α</m:t>
              </m:r>
            </m:sup>
          </m:sSup>
          <m:r>
            <w:rPr>
              <w:rFonts w:ascii="Cambria Math" w:hAnsi="Cambria Math"/>
            </w:rPr>
            <m:t>)</m:t>
          </m:r>
        </m:oMath>
      </m:oMathPara>
    </w:p>
    <w:p w14:paraId="7CACD1FB" w14:textId="77777777" w:rsidR="00AC1C41" w:rsidRDefault="00AC1C41" w:rsidP="00255FE0">
      <w:pPr>
        <w:pStyle w:val="NormalWeb"/>
        <w:spacing w:line="480" w:lineRule="auto"/>
        <w:ind w:firstLine="922"/>
      </w:pPr>
    </w:p>
    <w:p w14:paraId="0D007F9A"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β</w:t>
      </w:r>
      <w:r>
        <w:rPr>
          <w:rFonts w:eastAsia="Times New Roman" w:cs="Times New Roman"/>
          <w:vertAlign w:val="subscript"/>
        </w:rPr>
        <w:t>n</w:t>
      </w:r>
      <w:r>
        <w:rPr>
          <w:rFonts w:eastAsia="Times New Roman" w:cs="Times New Roman"/>
        </w:rPr>
        <w:t xml:space="preserve"> = the slope of the multiple regression model for the n</w:t>
      </w:r>
      <w:r>
        <w:rPr>
          <w:rFonts w:eastAsia="Times New Roman" w:cs="Times New Roman"/>
          <w:vertAlign w:val="superscript"/>
        </w:rPr>
        <w:t>th</w:t>
      </w:r>
      <w:r>
        <w:rPr>
          <w:rFonts w:eastAsia="Times New Roman" w:cs="Times New Roman"/>
        </w:rPr>
        <w:t xml:space="preserve"> term.</w:t>
      </w:r>
    </w:p>
    <w:p w14:paraId="672BDC55"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β</w:t>
      </w:r>
      <w:r>
        <w:rPr>
          <w:rFonts w:eastAsia="Times New Roman" w:cs="Times New Roman"/>
          <w:vertAlign w:val="subscript"/>
        </w:rPr>
        <w:t>0</w:t>
      </w:r>
      <w:r>
        <w:rPr>
          <w:rFonts w:eastAsia="Times New Roman" w:cs="Times New Roman"/>
        </w:rPr>
        <w:t xml:space="preserve"> is the y–intercept of the multiple regression </w:t>
      </w:r>
      <w:proofErr w:type="gramStart"/>
      <w:r>
        <w:rPr>
          <w:rFonts w:eastAsia="Times New Roman" w:cs="Times New Roman"/>
        </w:rPr>
        <w:t>model</w:t>
      </w:r>
      <w:proofErr w:type="gramEnd"/>
      <w:r>
        <w:rPr>
          <w:rFonts w:eastAsia="Times New Roman" w:cs="Times New Roman"/>
        </w:rPr>
        <w:t>.</w:t>
      </w:r>
    </w:p>
    <w:p w14:paraId="18B09B39" w14:textId="77777777" w:rsidR="00AC1C41" w:rsidRDefault="00AC1C41" w:rsidP="00255FE0">
      <w:pPr>
        <w:spacing w:before="100" w:beforeAutospacing="1" w:after="100" w:afterAutospacing="1" w:line="480" w:lineRule="auto"/>
        <w:ind w:left="360" w:firstLine="922"/>
        <w:rPr>
          <w:rFonts w:eastAsia="Times New Roman" w:cs="Times New Roman"/>
        </w:rPr>
      </w:pPr>
      <w:proofErr w:type="spellStart"/>
      <w:r>
        <w:rPr>
          <w:rFonts w:eastAsia="Times New Roman" w:cs="Times New Roman"/>
        </w:rPr>
        <w:lastRenderedPageBreak/>
        <w:t>K</w:t>
      </w:r>
      <w:r>
        <w:rPr>
          <w:rFonts w:eastAsia="Times New Roman" w:cs="Times New Roman"/>
          <w:vertAlign w:val="subscript"/>
        </w:rPr>
        <w:t>d</w:t>
      </w:r>
      <w:proofErr w:type="spellEnd"/>
      <w:r>
        <w:rPr>
          <w:rFonts w:eastAsia="Times New Roman" w:cs="Times New Roman"/>
        </w:rPr>
        <w:t xml:space="preserve"> = the light attenuation coefficient (m</w:t>
      </w:r>
      <w:r>
        <w:rPr>
          <w:rFonts w:eastAsia="Times New Roman" w:cs="Times New Roman"/>
          <w:vertAlign w:val="superscript"/>
        </w:rPr>
        <w:t>-1</w:t>
      </w:r>
      <w:r>
        <w:rPr>
          <w:rFonts w:eastAsia="Times New Roman" w:cs="Times New Roman"/>
        </w:rPr>
        <w:t>).</w:t>
      </w:r>
    </w:p>
    <w:p w14:paraId="4A3F943A"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J = the Julian day.</w:t>
      </w:r>
    </w:p>
    <w:p w14:paraId="04264998" w14:textId="77777777" w:rsidR="00055F34" w:rsidRDefault="00AC1C41" w:rsidP="00255FE0">
      <w:pPr>
        <w:pStyle w:val="Heading1"/>
        <w:spacing w:line="480" w:lineRule="auto"/>
        <w:rPr>
          <w:rFonts w:eastAsia="Times New Roman" w:cs="Times New Roman"/>
        </w:rPr>
      </w:pPr>
      <w:r>
        <w:rPr>
          <w:rFonts w:eastAsia="Times New Roman" w:cs="Times New Roman"/>
        </w:rPr>
        <w:t>Results</w:t>
      </w:r>
    </w:p>
    <w:p w14:paraId="4BE1FB80" w14:textId="77777777" w:rsidR="00055F34" w:rsidRDefault="00AC1C41" w:rsidP="00255FE0">
      <w:pPr>
        <w:pStyle w:val="Heading2"/>
        <w:spacing w:line="480" w:lineRule="auto"/>
        <w:rPr>
          <w:rFonts w:eastAsia="Times New Roman" w:cs="Times New Roman"/>
        </w:rPr>
      </w:pPr>
      <w:r>
        <w:rPr>
          <w:rFonts w:eastAsia="Times New Roman" w:cs="Times New Roman"/>
        </w:rPr>
        <w:t>Lake Surveys</w:t>
      </w:r>
    </w:p>
    <w:p w14:paraId="377A2894" w14:textId="76994691" w:rsidR="00055F34" w:rsidRDefault="00AC1C41" w:rsidP="00255FE0">
      <w:pPr>
        <w:pStyle w:val="NormalWeb"/>
        <w:spacing w:line="480" w:lineRule="auto"/>
        <w:ind w:firstLine="922"/>
      </w:pPr>
      <w:r>
        <w:t>Light attenuation coefficients (</w:t>
      </w:r>
      <w:proofErr w:type="spellStart"/>
      <w:r>
        <w:t>K</w:t>
      </w:r>
      <w:r>
        <w:rPr>
          <w:vertAlign w:val="subscript"/>
        </w:rPr>
        <w:t>d</w:t>
      </w:r>
      <w:proofErr w:type="spellEnd"/>
      <w:r>
        <w:t xml:space="preserve">) ranged </w:t>
      </w:r>
      <w:proofErr w:type="gramStart"/>
      <w:r>
        <w:t>from 0.21 to 0.97 m</w:t>
      </w:r>
      <w:r>
        <w:rPr>
          <w:vertAlign w:val="superscript"/>
        </w:rPr>
        <w:t>-1</w:t>
      </w:r>
      <w:proofErr w:type="gramEnd"/>
      <w:r>
        <w:t xml:space="preserve"> across all years and had </w:t>
      </w:r>
      <w:r w:rsidR="005A1CBA">
        <w:t>a mean (± 1 standard deviation [SD]</w:t>
      </w:r>
      <w:r>
        <w:t>) of 0.51 (0.2) m</w:t>
      </w:r>
      <w:r>
        <w:rPr>
          <w:vertAlign w:val="superscript"/>
        </w:rPr>
        <w:t>-1</w:t>
      </w:r>
      <w:r>
        <w:t xml:space="preserve"> (Tables 1 and 2</w:t>
      </w:r>
      <w:r w:rsidR="00853741">
        <w:t>)</w:t>
      </w:r>
      <w:r>
        <w:t xml:space="preserve">. The mean (± SD) </w:t>
      </w:r>
      <w:proofErr w:type="spellStart"/>
      <w:r>
        <w:t>K</w:t>
      </w:r>
      <w:r>
        <w:rPr>
          <w:vertAlign w:val="subscript"/>
        </w:rPr>
        <w:t>d</w:t>
      </w:r>
      <w:proofErr w:type="spellEnd"/>
      <w:r>
        <w:t xml:space="preserve"> in the lakes sampled in 2008 was 0.64 (± 0.18) and was significantly greater than the mean </w:t>
      </w:r>
      <w:proofErr w:type="spellStart"/>
      <w:r>
        <w:t>K</w:t>
      </w:r>
      <w:r>
        <w:rPr>
          <w:vertAlign w:val="subscript"/>
        </w:rPr>
        <w:t>d</w:t>
      </w:r>
      <w:proofErr w:type="spellEnd"/>
      <w:r>
        <w:t xml:space="preserve"> of the 2007 (0.43 ± 0.06) or 2006 (0.45 ± 0.23) samples</w:t>
      </w:r>
      <w:r w:rsidR="00336240">
        <w:t xml:space="preserve"> (F</w:t>
      </w:r>
      <w:r w:rsidR="00336240">
        <w:rPr>
          <w:vertAlign w:val="subscript"/>
        </w:rPr>
        <w:t>2, 44</w:t>
      </w:r>
      <w:r w:rsidR="00336240">
        <w:t xml:space="preserve"> = 6.4, p = 0.003)</w:t>
      </w:r>
      <w:r>
        <w:t xml:space="preserve">. </w:t>
      </w:r>
      <w:proofErr w:type="spellStart"/>
      <w:r>
        <w:t>K</w:t>
      </w:r>
      <w:r>
        <w:rPr>
          <w:vertAlign w:val="subscript"/>
        </w:rPr>
        <w:t>d</w:t>
      </w:r>
      <w:proofErr w:type="spellEnd"/>
      <w:r>
        <w:t xml:space="preserve"> was significantly correlated with lake surface area in 2008 (r = -0.68, p = 0.003) and Julian day (r = -0.47, p = 0.001) but not with </w:t>
      </w:r>
      <w:r w:rsidR="005A1CBA">
        <w:t xml:space="preserve">lake surface area in 2006 (r = </w:t>
      </w:r>
      <w:r>
        <w:t xml:space="preserve">0.35, p = 0.152) or 2007 (r = 0.12, p = 0.716). Thermocline depth ranged 3.5 to 11.5 m across all years (Tables 1 and 2) and was significantly related to </w:t>
      </w:r>
      <w:proofErr w:type="spellStart"/>
      <w:r>
        <w:t>K</w:t>
      </w:r>
      <w:r>
        <w:rPr>
          <w:vertAlign w:val="subscript"/>
        </w:rPr>
        <w:t>d</w:t>
      </w:r>
      <w:proofErr w:type="spellEnd"/>
      <w:r>
        <w:t xml:space="preserve"> (Fig. 3). </w:t>
      </w:r>
    </w:p>
    <w:p w14:paraId="64738FC1" w14:textId="77777777" w:rsidR="00055F34" w:rsidRDefault="00AC1C41" w:rsidP="00255FE0">
      <w:pPr>
        <w:pStyle w:val="NormalWeb"/>
        <w:spacing w:line="480" w:lineRule="auto"/>
        <w:ind w:firstLine="922"/>
      </w:pPr>
      <w:r>
        <w:t>The DOC concentration ranged from 4.2 to 6.0 mg L</w:t>
      </w:r>
      <w:r>
        <w:rPr>
          <w:vertAlign w:val="superscript"/>
        </w:rPr>
        <w:t>-1</w:t>
      </w:r>
      <w:r>
        <w:t xml:space="preserve"> in the lakes sampled in 2007, which was significantly greater (F</w:t>
      </w:r>
      <w:r>
        <w:rPr>
          <w:vertAlign w:val="subscript"/>
        </w:rPr>
        <w:t>1, 27</w:t>
      </w:r>
      <w:r>
        <w:t xml:space="preserve"> = 38.6, p &lt; 0.001) and less variable than the range of DOC concentrations (1.3 to 4.2 mg L</w:t>
      </w:r>
      <w:r>
        <w:rPr>
          <w:vertAlign w:val="superscript"/>
        </w:rPr>
        <w:t>-1</w:t>
      </w:r>
      <w:r>
        <w:t xml:space="preserve">) in the 2008 survey (Tables 1 and 2). Dissolved organic carbon concentration was significantly related to </w:t>
      </w:r>
      <w:proofErr w:type="spellStart"/>
      <w:r>
        <w:t>K</w:t>
      </w:r>
      <w:r>
        <w:rPr>
          <w:vertAlign w:val="subscript"/>
        </w:rPr>
        <w:t>d</w:t>
      </w:r>
      <w:proofErr w:type="spellEnd"/>
      <w:r>
        <w:t xml:space="preserve"> in the 2008 survey (r</w:t>
      </w:r>
      <w:r>
        <w:rPr>
          <w:vertAlign w:val="superscript"/>
        </w:rPr>
        <w:t>2</w:t>
      </w:r>
      <w:r>
        <w:t xml:space="preserve"> = 0.62, p = 0.0002) but not in the 2007 survey (r</w:t>
      </w:r>
      <w:r>
        <w:rPr>
          <w:vertAlign w:val="superscript"/>
        </w:rPr>
        <w:t>2</w:t>
      </w:r>
      <w:r>
        <w:t xml:space="preserve"> = 0.17, p = 0.185) (Fig. 4). </w:t>
      </w:r>
    </w:p>
    <w:p w14:paraId="405EBEB9" w14:textId="77777777" w:rsidR="00055F34" w:rsidRDefault="00AC1C41" w:rsidP="00255FE0">
      <w:pPr>
        <w:pStyle w:val="NormalWeb"/>
        <w:spacing w:line="480" w:lineRule="auto"/>
        <w:ind w:firstLine="922"/>
      </w:pPr>
      <w:r>
        <w:t xml:space="preserve">During the 2008 survey, DOC and </w:t>
      </w:r>
      <w:proofErr w:type="spellStart"/>
      <w:r>
        <w:t>cDOM</w:t>
      </w:r>
      <w:proofErr w:type="spellEnd"/>
      <w:r>
        <w:t xml:space="preserve"> concentrations were significantly and highly correlated (r = 0.94, p &lt; 0.0001). </w:t>
      </w:r>
      <w:proofErr w:type="spellStart"/>
      <w:r>
        <w:t>Chl</w:t>
      </w:r>
      <w:proofErr w:type="spellEnd"/>
      <w:r>
        <w:t xml:space="preserve"> a concentrations were also significantly correlated with DOC concentration (r = 0.52, p = 0.031) and </w:t>
      </w:r>
      <w:proofErr w:type="spellStart"/>
      <w:r>
        <w:t>cDOM</w:t>
      </w:r>
      <w:proofErr w:type="spellEnd"/>
      <w:r>
        <w:t xml:space="preserve"> concentration (r = 0.51, p = 0.034). The significant correlations prevent the partitioning of the individual impact of each factor on </w:t>
      </w:r>
      <w:proofErr w:type="spellStart"/>
      <w:r>
        <w:t>K</w:t>
      </w:r>
      <w:r>
        <w:rPr>
          <w:vertAlign w:val="subscript"/>
        </w:rPr>
        <w:t>d</w:t>
      </w:r>
      <w:proofErr w:type="spellEnd"/>
      <w:r>
        <w:t xml:space="preserve"> in a single model. Separate regressions show similar effects of the standardized (Z-score) variables on </w:t>
      </w:r>
      <w:proofErr w:type="spellStart"/>
      <w:r>
        <w:t>K</w:t>
      </w:r>
      <w:r>
        <w:rPr>
          <w:vertAlign w:val="subscript"/>
        </w:rPr>
        <w:t>d</w:t>
      </w:r>
      <w:proofErr w:type="spellEnd"/>
      <w:r>
        <w:t xml:space="preserve"> (Fig. 5). </w:t>
      </w:r>
      <w:proofErr w:type="spellStart"/>
      <w:r>
        <w:t>Chromophoric</w:t>
      </w:r>
      <w:proofErr w:type="spellEnd"/>
      <w:r>
        <w:t xml:space="preserve"> dissolved organic matter concentration explained the most variation in </w:t>
      </w:r>
      <w:proofErr w:type="spellStart"/>
      <w:r>
        <w:t>K</w:t>
      </w:r>
      <w:r>
        <w:rPr>
          <w:vertAlign w:val="subscript"/>
        </w:rPr>
        <w:t>d</w:t>
      </w:r>
      <w:proofErr w:type="spellEnd"/>
      <w:r>
        <w:t xml:space="preserve"> (r</w:t>
      </w:r>
      <w:r>
        <w:rPr>
          <w:vertAlign w:val="superscript"/>
        </w:rPr>
        <w:t>2</w:t>
      </w:r>
      <w:r>
        <w:t xml:space="preserve"> = 0.78), while </w:t>
      </w:r>
      <w:proofErr w:type="spellStart"/>
      <w:r>
        <w:t>Chl</w:t>
      </w:r>
      <w:proofErr w:type="spellEnd"/>
      <w:r>
        <w:t xml:space="preserve"> a concentration explained the least variation in </w:t>
      </w:r>
      <w:proofErr w:type="spellStart"/>
      <w:r>
        <w:t>K</w:t>
      </w:r>
      <w:r>
        <w:rPr>
          <w:vertAlign w:val="subscript"/>
        </w:rPr>
        <w:t>d</w:t>
      </w:r>
      <w:proofErr w:type="spellEnd"/>
      <w:r>
        <w:t xml:space="preserve"> (r</w:t>
      </w:r>
      <w:r>
        <w:rPr>
          <w:vertAlign w:val="superscript"/>
        </w:rPr>
        <w:t>2</w:t>
      </w:r>
      <w:r>
        <w:t xml:space="preserve"> = 0.34) and DOC concentration was intermediate (r</w:t>
      </w:r>
      <w:r>
        <w:rPr>
          <w:vertAlign w:val="superscript"/>
        </w:rPr>
        <w:t>2</w:t>
      </w:r>
      <w:r>
        <w:t xml:space="preserve"> = 0.62) (Fig. 5). Estimating light attenuation due to </w:t>
      </w:r>
      <w:proofErr w:type="spellStart"/>
      <w:r>
        <w:t>Chl</w:t>
      </w:r>
      <w:proofErr w:type="spellEnd"/>
      <w:r>
        <w:t xml:space="preserve"> a concentration alone using a </w:t>
      </w:r>
      <w:proofErr w:type="spellStart"/>
      <w:r>
        <w:t>Chl</w:t>
      </w:r>
      <w:proofErr w:type="spellEnd"/>
      <w:r>
        <w:t xml:space="preserve"> a specific </w:t>
      </w:r>
      <w:r>
        <w:lastRenderedPageBreak/>
        <w:t>attenuation coefficient of 0.016 m</w:t>
      </w:r>
      <w:r>
        <w:rPr>
          <w:vertAlign w:val="superscript"/>
        </w:rPr>
        <w:t>-1</w:t>
      </w:r>
      <w:r>
        <w:t xml:space="preserve"> (mg </w:t>
      </w:r>
      <w:proofErr w:type="spellStart"/>
      <w:r>
        <w:t>Chl</w:t>
      </w:r>
      <w:proofErr w:type="spellEnd"/>
      <w:r>
        <w:t xml:space="preserve"> a)</w:t>
      </w:r>
      <w:r>
        <w:rPr>
          <w:vertAlign w:val="superscript"/>
        </w:rPr>
        <w:t>-1</w:t>
      </w:r>
      <w:r>
        <w:t xml:space="preserve"> (Bannister 1974) produced values varying from 0.006 and 0.034 m</w:t>
      </w:r>
      <w:r>
        <w:rPr>
          <w:vertAlign w:val="superscript"/>
        </w:rPr>
        <w:t>-1</w:t>
      </w:r>
      <w:r>
        <w:t xml:space="preserve">, which accounted for 1.25 to 4% of observed variation in </w:t>
      </w:r>
      <w:proofErr w:type="spellStart"/>
      <w:r>
        <w:t>K</w:t>
      </w:r>
      <w:r>
        <w:rPr>
          <w:vertAlign w:val="subscript"/>
        </w:rPr>
        <w:t>d</w:t>
      </w:r>
      <w:proofErr w:type="spellEnd"/>
      <w:r>
        <w:t xml:space="preserve">. </w:t>
      </w:r>
    </w:p>
    <w:p w14:paraId="0DC7905C" w14:textId="77777777" w:rsidR="00055F34" w:rsidRDefault="00AC1C41" w:rsidP="00255FE0">
      <w:pPr>
        <w:pStyle w:val="Heading2"/>
        <w:spacing w:line="480" w:lineRule="auto"/>
        <w:rPr>
          <w:rFonts w:eastAsia="Times New Roman" w:cs="Times New Roman"/>
        </w:rPr>
      </w:pPr>
      <w:r>
        <w:rPr>
          <w:rFonts w:eastAsia="Times New Roman" w:cs="Times New Roman"/>
        </w:rPr>
        <w:t>Sediment Incubations</w:t>
      </w:r>
    </w:p>
    <w:p w14:paraId="3BF9C209" w14:textId="1DBBFFD4" w:rsidR="00055F34" w:rsidRDefault="00AC1C41" w:rsidP="00255FE0">
      <w:pPr>
        <w:pStyle w:val="NormalWeb"/>
        <w:spacing w:line="480" w:lineRule="auto"/>
        <w:ind w:firstLine="922"/>
      </w:pPr>
      <w:r>
        <w:t xml:space="preserve">Sediment oxygen demand ranged between -3.3 and 39.0 with a median of 15.1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across all sediments and temperatures. Temperature and sediment source (i.e., lake) explained 42% of the variation in SOD and there was significant and positive relationship between SOD and temperature across a</w:t>
      </w:r>
      <w:r w:rsidR="00336240">
        <w:t xml:space="preserve">ll </w:t>
      </w:r>
      <w:proofErr w:type="gramStart"/>
      <w:r w:rsidR="00336240">
        <w:t>three lake</w:t>
      </w:r>
      <w:proofErr w:type="gramEnd"/>
      <w:r w:rsidR="00336240">
        <w:t xml:space="preserve"> sediments (slope </w:t>
      </w:r>
      <w:r>
        <w:t>± CI</w:t>
      </w:r>
      <w:r>
        <w:rPr>
          <w:vertAlign w:val="subscript"/>
        </w:rPr>
        <w:t>95%</w:t>
      </w:r>
      <w:r w:rsidR="00336240">
        <w:t xml:space="preserve"> = 0.61 ± 0.24</w:t>
      </w:r>
      <w:r>
        <w:t xml:space="preserve">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per degree C) and no significant interaction between temperature and sediment source (Fig. 6; Table 3). After accounting for the variation due to temperature there remained a significant effect of sediment source on SOD (Table </w:t>
      </w:r>
      <w:r w:rsidR="00E97BB4">
        <w:t>3</w:t>
      </w:r>
      <w:r>
        <w:t>). Median SOD</w:t>
      </w:r>
      <w:r w:rsidR="00E97BB4">
        <w:t xml:space="preserve"> across all temperatures </w:t>
      </w:r>
      <w:r>
        <w:t xml:space="preserve">was 12.6, 16.88, and 15.7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in the sediments from lakes E-4, S-3 and GTH 91, respectively. </w:t>
      </w:r>
    </w:p>
    <w:p w14:paraId="779597FA" w14:textId="4D5DCF20" w:rsidR="00055F34" w:rsidRDefault="00AC1C41" w:rsidP="00255FE0">
      <w:pPr>
        <w:pStyle w:val="NormalWeb"/>
        <w:spacing w:line="480" w:lineRule="auto"/>
        <w:ind w:firstLine="922"/>
      </w:pPr>
      <w:r>
        <w:t xml:space="preserve">In the oxygen availability experiment, we tested the effect of the oxygen concentration of the overlying water on SOD. The oxygen concentration of the overlying water ranged between 0.1 and 0.3 </w:t>
      </w:r>
      <w:proofErr w:type="spellStart"/>
      <w:r>
        <w:t>mmol</w:t>
      </w:r>
      <w:proofErr w:type="spellEnd"/>
      <w:r>
        <w:t xml:space="preserve"> O</w:t>
      </w:r>
      <w:r>
        <w:rPr>
          <w:vertAlign w:val="subscript"/>
        </w:rPr>
        <w:t>2</w:t>
      </w:r>
      <w:r>
        <w:t xml:space="preserve"> L</w:t>
      </w:r>
      <w:r>
        <w:rPr>
          <w:vertAlign w:val="superscript"/>
        </w:rPr>
        <w:t>-1</w:t>
      </w:r>
      <w:r>
        <w:t xml:space="preserve"> and SOD ranged between -7.7 and 39.8 with a median of 11.4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(Fig. 7). The highest SOD measurements were similar in magnitude to those from the temperature experiment but the reduction in oxygen in the overlying water reduced SOD at a rate (± CI</w:t>
      </w:r>
      <w:r>
        <w:rPr>
          <w:vertAlign w:val="subscript"/>
        </w:rPr>
        <w:t>95%</w:t>
      </w:r>
      <w:r>
        <w:t xml:space="preserve">) of 49 ± 21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per </w:t>
      </w:r>
      <w:proofErr w:type="spellStart"/>
      <w:r>
        <w:t>mmol</w:t>
      </w:r>
      <w:proofErr w:type="spellEnd"/>
      <w:r>
        <w:t xml:space="preserve"> O</w:t>
      </w:r>
      <w:r>
        <w:rPr>
          <w:vertAlign w:val="subscript"/>
        </w:rPr>
        <w:t>2</w:t>
      </w:r>
      <w:r>
        <w:t xml:space="preserve"> L</w:t>
      </w:r>
      <w:r>
        <w:rPr>
          <w:vertAlign w:val="superscript"/>
        </w:rPr>
        <w:t>-1</w:t>
      </w:r>
      <w:r>
        <w:t xml:space="preserve"> to levels below those seen in the temperature dependence experiment (Fig</w:t>
      </w:r>
      <w:r w:rsidR="00517C2A">
        <w:t>s</w:t>
      </w:r>
      <w:r>
        <w:t xml:space="preserve">. </w:t>
      </w:r>
      <w:r w:rsidR="00517C2A">
        <w:t xml:space="preserve">6 and </w:t>
      </w:r>
      <w:r>
        <w:t xml:space="preserve">7). </w:t>
      </w:r>
    </w:p>
    <w:p w14:paraId="40F44150" w14:textId="46D7DBFE" w:rsidR="00055F34" w:rsidRDefault="00AC1C41" w:rsidP="00255FE0">
      <w:pPr>
        <w:pStyle w:val="NormalWeb"/>
        <w:spacing w:line="480" w:lineRule="auto"/>
        <w:ind w:firstLine="922"/>
      </w:pPr>
      <w:r>
        <w:t xml:space="preserve">As with the temperature dependence experiment, there were significant differences in SOD among the sediments collected from the different lakes after accounting for the variation due to oxygen concentration and no interaction between oxygen concentration and sediment source (Table 4). The median SOD </w:t>
      </w:r>
      <w:r w:rsidR="00E97BB4">
        <w:t xml:space="preserve">across all oxygen concentrations </w:t>
      </w:r>
      <w:r>
        <w:t xml:space="preserve">was 10.1, 14.8, and 9.8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in the sediments from lake E-4, S–3 and GTH 91, respectively. </w:t>
      </w:r>
    </w:p>
    <w:p w14:paraId="757A7EB0" w14:textId="621F6B79" w:rsidR="00055F34" w:rsidRDefault="00AC1C41" w:rsidP="00255FE0">
      <w:pPr>
        <w:pStyle w:val="Heading2"/>
        <w:spacing w:line="480" w:lineRule="auto"/>
        <w:rPr>
          <w:rFonts w:eastAsia="Times New Roman" w:cs="Times New Roman"/>
        </w:rPr>
      </w:pPr>
      <w:r>
        <w:rPr>
          <w:rFonts w:eastAsia="Times New Roman" w:cs="Times New Roman"/>
        </w:rPr>
        <w:t>Case Study</w:t>
      </w:r>
      <w:r w:rsidR="00E97BB4">
        <w:rPr>
          <w:rFonts w:eastAsia="Times New Roman" w:cs="Times New Roman"/>
        </w:rPr>
        <w:t>;</w:t>
      </w:r>
      <w:r>
        <w:rPr>
          <w:rFonts w:eastAsia="Times New Roman" w:cs="Times New Roman"/>
        </w:rPr>
        <w:t xml:space="preserve"> GTH 91</w:t>
      </w:r>
    </w:p>
    <w:p w14:paraId="775B23F7" w14:textId="48215163" w:rsidR="00055F34" w:rsidRDefault="00AC1C41" w:rsidP="00255FE0">
      <w:pPr>
        <w:pStyle w:val="NormalWeb"/>
        <w:spacing w:line="480" w:lineRule="auto"/>
        <w:ind w:firstLine="922"/>
      </w:pPr>
      <w:r>
        <w:lastRenderedPageBreak/>
        <w:t>Thermocline depth ranged between 2.0 and 5.5 m when lake GTH 91 was sa</w:t>
      </w:r>
      <w:r w:rsidR="00E97BB4">
        <w:t>mpled in 2006 and 2008 (Table 5</w:t>
      </w:r>
      <w:r>
        <w:t xml:space="preserve">). Over the same time period, </w:t>
      </w:r>
      <w:proofErr w:type="spellStart"/>
      <w:r>
        <w:t>K</w:t>
      </w:r>
      <w:r>
        <w:rPr>
          <w:vertAlign w:val="subscript"/>
        </w:rPr>
        <w:t>d</w:t>
      </w:r>
      <w:proofErr w:type="spellEnd"/>
      <w:r>
        <w:t xml:space="preserve"> ranged </w:t>
      </w:r>
      <w:proofErr w:type="gramStart"/>
      <w:r>
        <w:t>from 0.56 to 1.04 m</w:t>
      </w:r>
      <w:r>
        <w:rPr>
          <w:vertAlign w:val="superscript"/>
        </w:rPr>
        <w:t>-1</w:t>
      </w:r>
      <w:proofErr w:type="gramEnd"/>
      <w:r>
        <w:t xml:space="preserve">. Thermocline depths </w:t>
      </w:r>
      <w:r w:rsidR="00E97BB4">
        <w:t xml:space="preserve">in GTH 91 </w:t>
      </w:r>
      <w:r>
        <w:t xml:space="preserve">predicted from the relationship between thermocline depth, </w:t>
      </w:r>
      <w:proofErr w:type="spellStart"/>
      <w:r>
        <w:t>K</w:t>
      </w:r>
      <w:r>
        <w:rPr>
          <w:vertAlign w:val="subscript"/>
        </w:rPr>
        <w:t>d</w:t>
      </w:r>
      <w:proofErr w:type="spellEnd"/>
      <w:r>
        <w:t xml:space="preserve">, surface area, and Julian day </w:t>
      </w:r>
      <w:r w:rsidR="00E97BB4">
        <w:t>in the surveys (Table 6)</w:t>
      </w:r>
      <w:r>
        <w:t xml:space="preserve"> were similar to the actual thermocline depths </w:t>
      </w:r>
      <w:r w:rsidR="00E97BB4">
        <w:t>in GTH 91</w:t>
      </w:r>
      <w:r>
        <w:t xml:space="preserve"> </w:t>
      </w:r>
      <w:r w:rsidR="00D32697">
        <w:t xml:space="preserve">(Fig. 8). </w:t>
      </w:r>
      <w:r>
        <w:t>Regressions of the predicted and actual thermocline depths against Julian day both explain 92% of the variation in the data and show a similar increase in depth with time (0.088 and 0.086 m d</w:t>
      </w:r>
      <w:r>
        <w:rPr>
          <w:vertAlign w:val="superscript"/>
        </w:rPr>
        <w:t>-1</w:t>
      </w:r>
      <w:r>
        <w:t>, respectively). The predicted thermocline depths are skewed an average of 12.4% deeper than the observed da</w:t>
      </w:r>
      <w:r w:rsidR="00D32697">
        <w:t>ta (Fig. 8</w:t>
      </w:r>
      <w:r>
        <w:t xml:space="preserve">). </w:t>
      </w:r>
    </w:p>
    <w:p w14:paraId="7E7FA8A6" w14:textId="3960A590" w:rsidR="00055F34" w:rsidRDefault="00AC1C41" w:rsidP="00255FE0">
      <w:pPr>
        <w:pStyle w:val="NormalWeb"/>
        <w:spacing w:line="480" w:lineRule="auto"/>
        <w:ind w:firstLine="922"/>
      </w:pPr>
      <w:r>
        <w:t xml:space="preserve">During the period sampled, the percent sediment area above the thermocline estimated from equation 1 varied from 10.6 to 32.9% and </w:t>
      </w:r>
      <w:proofErr w:type="spellStart"/>
      <w:r>
        <w:t>K</w:t>
      </w:r>
      <w:r>
        <w:rPr>
          <w:vertAlign w:val="subscript"/>
        </w:rPr>
        <w:t>d</w:t>
      </w:r>
      <w:proofErr w:type="spellEnd"/>
      <w:r>
        <w:t xml:space="preserve"> varied from 0.56 to 1.04 m</w:t>
      </w:r>
      <w:r>
        <w:rPr>
          <w:vertAlign w:val="superscript"/>
        </w:rPr>
        <w:t>-1</w:t>
      </w:r>
      <w:r>
        <w:t xml:space="preserve"> with a median </w:t>
      </w:r>
      <w:proofErr w:type="gramStart"/>
      <w:r>
        <w:t>of 0.84 m</w:t>
      </w:r>
      <w:r>
        <w:rPr>
          <w:vertAlign w:val="superscript"/>
        </w:rPr>
        <w:t>-1</w:t>
      </w:r>
      <w:proofErr w:type="gramEnd"/>
      <w:r>
        <w:t xml:space="preserve">. Using the median </w:t>
      </w:r>
      <w:proofErr w:type="spellStart"/>
      <w:r>
        <w:t>K</w:t>
      </w:r>
      <w:r>
        <w:rPr>
          <w:vertAlign w:val="subscript"/>
        </w:rPr>
        <w:t>d</w:t>
      </w:r>
      <w:proofErr w:type="spellEnd"/>
      <w:r>
        <w:t xml:space="preserve"> of lake GTH 91, the model (eq. </w:t>
      </w:r>
      <w:r w:rsidR="00D32697">
        <w:t>2</w:t>
      </w:r>
      <w:r>
        <w:t>) estimates that percent sediment area above the thermocline would vary between 9.6 and 27.2% over the same t</w:t>
      </w:r>
      <w:r w:rsidR="00E97BB4">
        <w:t>ime period as the study (Fig. 8</w:t>
      </w:r>
      <w:r>
        <w:t xml:space="preserve">). The model results show that the largest effect of an increase in </w:t>
      </w:r>
      <w:proofErr w:type="spellStart"/>
      <w:r>
        <w:t>K</w:t>
      </w:r>
      <w:r>
        <w:rPr>
          <w:vertAlign w:val="subscript"/>
        </w:rPr>
        <w:t>d</w:t>
      </w:r>
      <w:proofErr w:type="spellEnd"/>
      <w:r>
        <w:t xml:space="preserve"> would be a reduction in the area of sediment above the thermocline throughout the ice-free portion of the summer. </w:t>
      </w:r>
    </w:p>
    <w:p w14:paraId="0275D421" w14:textId="1B591CB7" w:rsidR="00055F34" w:rsidRDefault="00AC1C41" w:rsidP="00255FE0">
      <w:pPr>
        <w:pStyle w:val="NormalWeb"/>
        <w:spacing w:line="480" w:lineRule="auto"/>
        <w:ind w:firstLine="922"/>
      </w:pPr>
      <w:r>
        <w:t xml:space="preserve">The median temperature of the </w:t>
      </w:r>
      <w:proofErr w:type="spellStart"/>
      <w:r>
        <w:t>epilimnion</w:t>
      </w:r>
      <w:proofErr w:type="spellEnd"/>
      <w:r>
        <w:t xml:space="preserve"> of GTH 91 during 2006 and 2008 was 12.9</w:t>
      </w:r>
      <w:r>
        <w:rPr>
          <w:vertAlign w:val="superscript"/>
        </w:rPr>
        <w:t>o</w:t>
      </w:r>
      <w:r>
        <w:t xml:space="preserve"> C</w:t>
      </w:r>
      <w:r w:rsidR="00E97BB4">
        <w:t xml:space="preserve">.  We estimated the areal SOD of the </w:t>
      </w:r>
      <w:proofErr w:type="spellStart"/>
      <w:r w:rsidR="00E97BB4">
        <w:t>epilimnion</w:t>
      </w:r>
      <w:proofErr w:type="spellEnd"/>
      <w:r w:rsidR="00E97BB4">
        <w:t xml:space="preserve"> of GTH 91 as 18.6 </w:t>
      </w:r>
      <w:proofErr w:type="spellStart"/>
      <w:r w:rsidR="00E97BB4">
        <w:t>mmol</w:t>
      </w:r>
      <w:proofErr w:type="spellEnd"/>
      <w:r w:rsidR="00E97BB4">
        <w:t xml:space="preserve"> O</w:t>
      </w:r>
      <w:r w:rsidR="00E97BB4">
        <w:rPr>
          <w:vertAlign w:val="subscript"/>
        </w:rPr>
        <w:t>2</w:t>
      </w:r>
      <w:r w:rsidR="00E97BB4">
        <w:t xml:space="preserve"> m</w:t>
      </w:r>
      <w:r w:rsidR="00E97BB4">
        <w:rPr>
          <w:vertAlign w:val="superscript"/>
        </w:rPr>
        <w:t>-2</w:t>
      </w:r>
      <w:r w:rsidR="00E97BB4">
        <w:t xml:space="preserve"> d</w:t>
      </w:r>
      <w:r w:rsidR="00E97BB4">
        <w:rPr>
          <w:vertAlign w:val="superscript"/>
        </w:rPr>
        <w:t>-1</w:t>
      </w:r>
      <w:r w:rsidR="00E97BB4">
        <w:t xml:space="preserve">, which is the </w:t>
      </w:r>
      <w:r>
        <w:t xml:space="preserve">median SOD </w:t>
      </w:r>
      <w:r w:rsidR="00E97BB4">
        <w:t xml:space="preserve">of the sediments from GTH 91 </w:t>
      </w:r>
      <w:r>
        <w:t>at 12</w:t>
      </w:r>
      <w:r>
        <w:rPr>
          <w:vertAlign w:val="superscript"/>
        </w:rPr>
        <w:t>o</w:t>
      </w:r>
      <w:r>
        <w:t xml:space="preserve"> C </w:t>
      </w:r>
      <w:r w:rsidR="00E97BB4">
        <w:t xml:space="preserve">from </w:t>
      </w:r>
      <w:r>
        <w:t xml:space="preserve">temperature </w:t>
      </w:r>
      <w:r w:rsidR="00E97BB4">
        <w:t xml:space="preserve">dependence </w:t>
      </w:r>
      <w:r>
        <w:t>experiment. During the period sampled, the median estimated sediment area above the thermocline under current conditions is 4945 m</w:t>
      </w:r>
      <w:r>
        <w:rPr>
          <w:vertAlign w:val="superscript"/>
        </w:rPr>
        <w:t>2</w:t>
      </w:r>
      <w:r w:rsidR="00E97BB4">
        <w:t>,</w:t>
      </w:r>
      <w:r>
        <w:t xml:space="preserve"> which yields an estimated SOD above the thermocline of 92.0 </w:t>
      </w:r>
      <w:proofErr w:type="spellStart"/>
      <w:r>
        <w:t>mol</w:t>
      </w:r>
      <w:proofErr w:type="spellEnd"/>
      <w:r>
        <w:t xml:space="preserve"> O</w:t>
      </w:r>
      <w:r>
        <w:rPr>
          <w:vertAlign w:val="subscript"/>
        </w:rPr>
        <w:t>2</w:t>
      </w:r>
      <w:r>
        <w:t xml:space="preserve"> d</w:t>
      </w:r>
      <w:r>
        <w:rPr>
          <w:vertAlign w:val="superscript"/>
        </w:rPr>
        <w:t>-1</w:t>
      </w:r>
      <w:r>
        <w:t>. The temperature and oxygen profiles collected in GTH 91 show that the water temperature below the thermocline was approximately 4.5</w:t>
      </w:r>
      <w:r>
        <w:rPr>
          <w:vertAlign w:val="superscript"/>
        </w:rPr>
        <w:t>o</w:t>
      </w:r>
      <w:r>
        <w:t xml:space="preserve"> C and the median oxygen deficit was 59% </w:t>
      </w:r>
      <w:r w:rsidR="00A53D16">
        <w:t xml:space="preserve">of </w:t>
      </w:r>
      <w:r>
        <w:t>surface O</w:t>
      </w:r>
      <w:r>
        <w:rPr>
          <w:vertAlign w:val="subscript"/>
        </w:rPr>
        <w:t>2</w:t>
      </w:r>
      <w:r w:rsidR="00A53D16">
        <w:t xml:space="preserve"> (Table 3</w:t>
      </w:r>
      <w:r>
        <w:t xml:space="preserve">). Using these temperature and oxygen conditions, the </w:t>
      </w:r>
      <w:r w:rsidR="00A53D16">
        <w:t xml:space="preserve">estimated </w:t>
      </w:r>
      <w:r>
        <w:t xml:space="preserve">SOD rate below the thermocline declines to 8.16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Under current </w:t>
      </w:r>
      <w:r w:rsidR="00A53D16">
        <w:t xml:space="preserve">thermocline </w:t>
      </w:r>
      <w:r>
        <w:t>conditions the estimated sediment area below the thermocline is 20055 m</w:t>
      </w:r>
      <w:r>
        <w:rPr>
          <w:vertAlign w:val="superscript"/>
        </w:rPr>
        <w:t>2</w:t>
      </w:r>
      <w:r w:rsidR="00A53D16">
        <w:t>,</w:t>
      </w:r>
      <w:r>
        <w:t xml:space="preserve"> which yields an estimated SOD below the thermocline </w:t>
      </w:r>
      <w:proofErr w:type="gramStart"/>
      <w:r>
        <w:t xml:space="preserve">of 163.5 </w:t>
      </w:r>
      <w:proofErr w:type="spellStart"/>
      <w:r>
        <w:t>mol</w:t>
      </w:r>
      <w:proofErr w:type="spellEnd"/>
      <w:r>
        <w:t xml:space="preserve"> O</w:t>
      </w:r>
      <w:r>
        <w:rPr>
          <w:vertAlign w:val="subscript"/>
        </w:rPr>
        <w:t>2</w:t>
      </w:r>
      <w:r>
        <w:t xml:space="preserve"> d</w:t>
      </w:r>
      <w:r>
        <w:rPr>
          <w:vertAlign w:val="superscript"/>
        </w:rPr>
        <w:t>-1</w:t>
      </w:r>
      <w:proofErr w:type="gramEnd"/>
      <w:r>
        <w:t xml:space="preserve"> and thus a whole-lake SOD of 255.6 </w:t>
      </w:r>
      <w:proofErr w:type="spellStart"/>
      <w:r>
        <w:t>mol</w:t>
      </w:r>
      <w:proofErr w:type="spellEnd"/>
      <w:r>
        <w:t xml:space="preserve"> O</w:t>
      </w:r>
      <w:r>
        <w:rPr>
          <w:vertAlign w:val="subscript"/>
        </w:rPr>
        <w:t>2</w:t>
      </w:r>
      <w:r>
        <w:t xml:space="preserve"> d</w:t>
      </w:r>
      <w:r>
        <w:rPr>
          <w:vertAlign w:val="superscript"/>
        </w:rPr>
        <w:t>-1</w:t>
      </w:r>
      <w:r>
        <w:t xml:space="preserve">. </w:t>
      </w:r>
    </w:p>
    <w:p w14:paraId="7D57B826" w14:textId="18BB96F5" w:rsidR="00055F34" w:rsidRDefault="00AC1C41" w:rsidP="00255FE0">
      <w:pPr>
        <w:pStyle w:val="NormalWeb"/>
        <w:spacing w:line="480" w:lineRule="auto"/>
        <w:ind w:firstLine="922"/>
      </w:pPr>
      <w:r>
        <w:t>We modeled the effects of 3</w:t>
      </w:r>
      <w:r>
        <w:rPr>
          <w:vertAlign w:val="superscript"/>
        </w:rPr>
        <w:t>o</w:t>
      </w:r>
      <w:r>
        <w:t xml:space="preserve"> C warming of lake surface waters, which is intermediate to the 1.8 to 4</w:t>
      </w:r>
      <w:r>
        <w:rPr>
          <w:vertAlign w:val="superscript"/>
        </w:rPr>
        <w:t>o</w:t>
      </w:r>
      <w:r>
        <w:t xml:space="preserve"> C warming analyzed in </w:t>
      </w:r>
      <w:proofErr w:type="spellStart"/>
      <w:r>
        <w:t>Gudasz</w:t>
      </w:r>
      <w:proofErr w:type="spellEnd"/>
      <w:r>
        <w:t xml:space="preserve"> et al. (2010). At this level of warming SOD above the thermocline elevates 9.8% </w:t>
      </w:r>
      <w:proofErr w:type="gramStart"/>
      <w:r>
        <w:t xml:space="preserve">to 101.1 </w:t>
      </w:r>
      <w:proofErr w:type="spellStart"/>
      <w:r>
        <w:t>mol</w:t>
      </w:r>
      <w:proofErr w:type="spellEnd"/>
      <w:r>
        <w:t xml:space="preserve"> O</w:t>
      </w:r>
      <w:r>
        <w:rPr>
          <w:vertAlign w:val="subscript"/>
        </w:rPr>
        <w:t>2</w:t>
      </w:r>
      <w:r>
        <w:t xml:space="preserve"> d</w:t>
      </w:r>
      <w:r>
        <w:rPr>
          <w:vertAlign w:val="superscript"/>
        </w:rPr>
        <w:t>-1</w:t>
      </w:r>
      <w:r>
        <w:t>, which increases the whole-lake SOD by 3.5%</w:t>
      </w:r>
      <w:proofErr w:type="gramEnd"/>
      <w:r>
        <w:t xml:space="preserve">. However, combining the </w:t>
      </w:r>
      <w:r>
        <w:lastRenderedPageBreak/>
        <w:t xml:space="preserve">above warming with an increase in </w:t>
      </w:r>
      <w:proofErr w:type="spellStart"/>
      <w:r>
        <w:t>K</w:t>
      </w:r>
      <w:r>
        <w:rPr>
          <w:vertAlign w:val="subscript"/>
        </w:rPr>
        <w:t>d</w:t>
      </w:r>
      <w:proofErr w:type="spellEnd"/>
      <w:r>
        <w:t xml:space="preserve"> to 1.5 m</w:t>
      </w:r>
      <w:r>
        <w:rPr>
          <w:vertAlign w:val="superscript"/>
        </w:rPr>
        <w:t>-1</w:t>
      </w:r>
      <w:r>
        <w:t xml:space="preserve"> (see discussion for justification) results in a 60% reducti</w:t>
      </w:r>
      <w:r w:rsidR="00A53D16">
        <w:t>on of the sediment area (Fig. 8</w:t>
      </w:r>
      <w:r>
        <w:t xml:space="preserve">) and SOD above the thermocline, reducing whole-lake SOD by 10.6%. </w:t>
      </w:r>
    </w:p>
    <w:p w14:paraId="2940728F" w14:textId="77777777" w:rsidR="00055F34" w:rsidRDefault="00AC1C41" w:rsidP="00255FE0">
      <w:pPr>
        <w:pStyle w:val="Heading1"/>
        <w:spacing w:line="480" w:lineRule="auto"/>
        <w:rPr>
          <w:rFonts w:eastAsia="Times New Roman" w:cs="Times New Roman"/>
        </w:rPr>
      </w:pPr>
      <w:r>
        <w:rPr>
          <w:rFonts w:eastAsia="Times New Roman" w:cs="Times New Roman"/>
        </w:rPr>
        <w:t>Discussion</w:t>
      </w:r>
    </w:p>
    <w:p w14:paraId="28779FF5" w14:textId="77777777" w:rsidR="00055F34" w:rsidRDefault="00AC1C41" w:rsidP="00255FE0">
      <w:pPr>
        <w:pStyle w:val="Heading2"/>
        <w:spacing w:line="480" w:lineRule="auto"/>
        <w:rPr>
          <w:rFonts w:eastAsia="Times New Roman" w:cs="Times New Roman"/>
        </w:rPr>
      </w:pPr>
      <w:r>
        <w:rPr>
          <w:rFonts w:eastAsia="Times New Roman" w:cs="Times New Roman"/>
        </w:rPr>
        <w:t>Lake Surveys</w:t>
      </w:r>
    </w:p>
    <w:p w14:paraId="104042D6" w14:textId="6F9B0181" w:rsidR="00055F34" w:rsidRDefault="00AC1C41" w:rsidP="00255FE0">
      <w:pPr>
        <w:pStyle w:val="NormalWeb"/>
        <w:spacing w:line="480" w:lineRule="auto"/>
        <w:ind w:firstLine="922"/>
      </w:pPr>
      <w:r>
        <w:t xml:space="preserve">The results of the surveys clearly show that lakes with greater light attenuation develop shallower thermoclines, which is consistent with the hypothesis that water clarity is a principal factor controlling thermocline depth in small (&lt; 500 ha) lakes (Fee et al 1996, </w:t>
      </w:r>
      <w:proofErr w:type="spellStart"/>
      <w:r>
        <w:t>Mazumder</w:t>
      </w:r>
      <w:proofErr w:type="spellEnd"/>
      <w:r>
        <w:t xml:space="preserve"> and Taylor 1994, Houser 2006). Light attenuation results from the absorption of photons by dissolved and particulate matter suspended in the lake water (Wetzel 2001). The lakes in the region of this study contain very low levels of suspended particulates (K. Fortino, pers. obs.) and therefore, as in other systems, light attenuation is likely due to dissolved organic matter (DOC and </w:t>
      </w:r>
      <w:proofErr w:type="spellStart"/>
      <w:r>
        <w:t>cDOM</w:t>
      </w:r>
      <w:proofErr w:type="spellEnd"/>
      <w:r>
        <w:t xml:space="preserve">; Fee et al. 1996, Houser 2006, </w:t>
      </w:r>
      <w:proofErr w:type="spellStart"/>
      <w:r>
        <w:t>Caplanne</w:t>
      </w:r>
      <w:proofErr w:type="spellEnd"/>
      <w:r>
        <w:t xml:space="preserve"> and </w:t>
      </w:r>
      <w:proofErr w:type="spellStart"/>
      <w:r>
        <w:t>Laurion</w:t>
      </w:r>
      <w:proofErr w:type="spellEnd"/>
      <w:r>
        <w:t xml:space="preserve"> 2008). This conclusion is supported by the strong correlations of both DOC and </w:t>
      </w:r>
      <w:proofErr w:type="spellStart"/>
      <w:r>
        <w:t>cDOM</w:t>
      </w:r>
      <w:proofErr w:type="spellEnd"/>
      <w:r>
        <w:t xml:space="preserve"> with </w:t>
      </w:r>
      <w:proofErr w:type="spellStart"/>
      <w:r>
        <w:t>K</w:t>
      </w:r>
      <w:r>
        <w:rPr>
          <w:vertAlign w:val="subscript"/>
        </w:rPr>
        <w:t>d</w:t>
      </w:r>
      <w:proofErr w:type="spellEnd"/>
      <w:r>
        <w:t xml:space="preserve"> in the 2008 survey. Unfortunately, </w:t>
      </w:r>
      <w:proofErr w:type="spellStart"/>
      <w:r>
        <w:t>cDOM</w:t>
      </w:r>
      <w:proofErr w:type="spellEnd"/>
      <w:r>
        <w:t xml:space="preserve"> was not measured in 2007 so the relationship between </w:t>
      </w:r>
      <w:proofErr w:type="spellStart"/>
      <w:r>
        <w:t>cDOM</w:t>
      </w:r>
      <w:proofErr w:type="spellEnd"/>
      <w:r>
        <w:t xml:space="preserve"> and </w:t>
      </w:r>
      <w:proofErr w:type="spellStart"/>
      <w:r>
        <w:t>K</w:t>
      </w:r>
      <w:r>
        <w:rPr>
          <w:vertAlign w:val="subscript"/>
        </w:rPr>
        <w:t>d</w:t>
      </w:r>
      <w:proofErr w:type="spellEnd"/>
      <w:r>
        <w:t xml:space="preserve"> cannot be assessed. Furthermore in 2007</w:t>
      </w:r>
      <w:r w:rsidR="00A53D16">
        <w:t>,</w:t>
      </w:r>
      <w:r>
        <w:t xml:space="preserve"> DOC was a poor predictor of </w:t>
      </w:r>
      <w:proofErr w:type="spellStart"/>
      <w:r>
        <w:t>K</w:t>
      </w:r>
      <w:r>
        <w:rPr>
          <w:vertAlign w:val="subscript"/>
        </w:rPr>
        <w:t>d</w:t>
      </w:r>
      <w:proofErr w:type="spellEnd"/>
      <w:r>
        <w:t xml:space="preserve"> and there was less light attenuation per unit of DOC than in the 2008 survey. Assuming that light attenuation is primarily the result of </w:t>
      </w:r>
      <w:proofErr w:type="spellStart"/>
      <w:r>
        <w:t>cDOM</w:t>
      </w:r>
      <w:proofErr w:type="spellEnd"/>
      <w:r>
        <w:t xml:space="preserve">, these results suggest that there was a decoupling of the bulk DOC concentration from the </w:t>
      </w:r>
      <w:proofErr w:type="spellStart"/>
      <w:r>
        <w:t>chromophoric</w:t>
      </w:r>
      <w:proofErr w:type="spellEnd"/>
      <w:r>
        <w:t xml:space="preserve"> (i.e., light attenuating) component of the DOC in 2007 but not 2008. </w:t>
      </w:r>
    </w:p>
    <w:p w14:paraId="0C50D480" w14:textId="3F1F2E22" w:rsidR="00055F34" w:rsidRDefault="00AC1C41" w:rsidP="00255FE0">
      <w:pPr>
        <w:pStyle w:val="NormalWeb"/>
        <w:spacing w:line="480" w:lineRule="auto"/>
        <w:ind w:firstLine="922"/>
      </w:pPr>
      <w:r>
        <w:t xml:space="preserve">In the 2008 survey DOC, </w:t>
      </w:r>
      <w:proofErr w:type="spellStart"/>
      <w:r>
        <w:t>cDOM</w:t>
      </w:r>
      <w:proofErr w:type="spellEnd"/>
      <w:r>
        <w:t xml:space="preserve">, and </w:t>
      </w:r>
      <w:proofErr w:type="spellStart"/>
      <w:r>
        <w:t>Chl</w:t>
      </w:r>
      <w:proofErr w:type="spellEnd"/>
      <w:r>
        <w:t xml:space="preserve"> </w:t>
      </w:r>
      <w:proofErr w:type="gramStart"/>
      <w:r>
        <w:t>a</w:t>
      </w:r>
      <w:proofErr w:type="gramEnd"/>
      <w:r>
        <w:t xml:space="preserve"> all have a nearly identical relationship with </w:t>
      </w:r>
      <w:proofErr w:type="spellStart"/>
      <w:r>
        <w:t>K</w:t>
      </w:r>
      <w:r>
        <w:rPr>
          <w:vertAlign w:val="subscript"/>
        </w:rPr>
        <w:t>d</w:t>
      </w:r>
      <w:proofErr w:type="spellEnd"/>
      <w:r>
        <w:t xml:space="preserve">, however the correlation between the factors prevents the statistical partitioning of their individual effects. Unlike in 2007, bulk DOC is highly correlated with </w:t>
      </w:r>
      <w:proofErr w:type="spellStart"/>
      <w:r>
        <w:t>K</w:t>
      </w:r>
      <w:r>
        <w:rPr>
          <w:vertAlign w:val="subscript"/>
        </w:rPr>
        <w:t>d</w:t>
      </w:r>
      <w:proofErr w:type="spellEnd"/>
      <w:r>
        <w:t xml:space="preserve"> and </w:t>
      </w:r>
      <w:proofErr w:type="spellStart"/>
      <w:r>
        <w:t>cDOM</w:t>
      </w:r>
      <w:proofErr w:type="spellEnd"/>
      <w:r>
        <w:t xml:space="preserve">, and both variables likely reflect </w:t>
      </w:r>
      <w:proofErr w:type="spellStart"/>
      <w:r>
        <w:t>allochthonous</w:t>
      </w:r>
      <w:proofErr w:type="spellEnd"/>
      <w:r>
        <w:t xml:space="preserve"> organic matter (OM) inputs. The relationship between </w:t>
      </w:r>
      <w:proofErr w:type="spellStart"/>
      <w:r>
        <w:t>Chl</w:t>
      </w:r>
      <w:proofErr w:type="spellEnd"/>
      <w:r>
        <w:t xml:space="preserve"> a and </w:t>
      </w:r>
      <w:proofErr w:type="spellStart"/>
      <w:r>
        <w:t>K</w:t>
      </w:r>
      <w:r>
        <w:rPr>
          <w:vertAlign w:val="subscript"/>
        </w:rPr>
        <w:t>d</w:t>
      </w:r>
      <w:proofErr w:type="spellEnd"/>
      <w:r>
        <w:t xml:space="preserve"> is significant but estimation of the light attenuation specific to </w:t>
      </w:r>
      <w:proofErr w:type="spellStart"/>
      <w:r>
        <w:t>Chl</w:t>
      </w:r>
      <w:proofErr w:type="spellEnd"/>
      <w:r>
        <w:t xml:space="preserve"> a shows that the observed </w:t>
      </w:r>
      <w:proofErr w:type="spellStart"/>
      <w:r>
        <w:t>Chl</w:t>
      </w:r>
      <w:proofErr w:type="spellEnd"/>
      <w:r>
        <w:t xml:space="preserve"> a concentrations could only account for a small amount (&lt; 5%) of the measured </w:t>
      </w:r>
      <w:proofErr w:type="spellStart"/>
      <w:r>
        <w:t>K</w:t>
      </w:r>
      <w:r>
        <w:rPr>
          <w:vertAlign w:val="subscript"/>
        </w:rPr>
        <w:t>d</w:t>
      </w:r>
      <w:proofErr w:type="spellEnd"/>
      <w:r>
        <w:t xml:space="preserve">. Overall, these results strongly suggest that </w:t>
      </w:r>
      <w:proofErr w:type="spellStart"/>
      <w:r>
        <w:t>K</w:t>
      </w:r>
      <w:r>
        <w:rPr>
          <w:vertAlign w:val="subscript"/>
        </w:rPr>
        <w:t>d</w:t>
      </w:r>
      <w:proofErr w:type="spellEnd"/>
      <w:r>
        <w:t xml:space="preserve"> in these lakes is controlled by variation in </w:t>
      </w:r>
      <w:proofErr w:type="spellStart"/>
      <w:r>
        <w:t>allochthonous</w:t>
      </w:r>
      <w:proofErr w:type="spellEnd"/>
      <w:r>
        <w:t xml:space="preserve"> DOM. </w:t>
      </w:r>
    </w:p>
    <w:p w14:paraId="13F4F44A" w14:textId="77777777" w:rsidR="00055F34" w:rsidRDefault="00AC1C41" w:rsidP="00255FE0">
      <w:pPr>
        <w:pStyle w:val="Heading2"/>
        <w:spacing w:line="480" w:lineRule="auto"/>
        <w:rPr>
          <w:rFonts w:eastAsia="Times New Roman" w:cs="Times New Roman"/>
        </w:rPr>
      </w:pPr>
      <w:r>
        <w:rPr>
          <w:rFonts w:eastAsia="Times New Roman" w:cs="Times New Roman"/>
        </w:rPr>
        <w:lastRenderedPageBreak/>
        <w:t>Sediment Incubations</w:t>
      </w:r>
    </w:p>
    <w:p w14:paraId="374C80CB" w14:textId="0C0E955D" w:rsidR="00055F34" w:rsidRDefault="00AC1C41" w:rsidP="00255FE0">
      <w:pPr>
        <w:pStyle w:val="NormalWeb"/>
        <w:spacing w:line="480" w:lineRule="auto"/>
        <w:ind w:firstLine="922"/>
      </w:pPr>
      <w:r>
        <w:t xml:space="preserve">SOD ranged between -7.7 and 39.8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with a median of 13.8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across all the lakes. This range of measurements is similar to the SOD range of 1.6 to 33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reported by Pace and Prairie (2005) in a review of studies using similar methods. As far as we a</w:t>
      </w:r>
      <w:r w:rsidR="00A53D16">
        <w:t>re</w:t>
      </w:r>
      <w:r>
        <w:t xml:space="preserve"> aware there are no other published measurements of gross SOD from the Alaskan low arctic, yet the range of SOD observed in </w:t>
      </w:r>
      <w:r w:rsidR="00A53D16">
        <w:t>our</w:t>
      </w:r>
      <w:r>
        <w:t xml:space="preserve"> study is similar to the range of DIC flux measurements (-0.4 to 42 </w:t>
      </w:r>
      <w:proofErr w:type="spellStart"/>
      <w:r>
        <w:t>mmol</w:t>
      </w:r>
      <w:proofErr w:type="spellEnd"/>
      <w:r>
        <w:t xml:space="preserve"> DIC m</w:t>
      </w:r>
      <w:r>
        <w:rPr>
          <w:vertAlign w:val="superscript"/>
        </w:rPr>
        <w:t>-2</w:t>
      </w:r>
      <w:r>
        <w:t xml:space="preserve"> d</w:t>
      </w:r>
      <w:r>
        <w:rPr>
          <w:vertAlign w:val="superscript"/>
        </w:rPr>
        <w:t>-1</w:t>
      </w:r>
      <w:r>
        <w:t xml:space="preserve">, </w:t>
      </w:r>
      <w:proofErr w:type="spellStart"/>
      <w:r>
        <w:t>Hobbie</w:t>
      </w:r>
      <w:proofErr w:type="spellEnd"/>
      <w:r>
        <w:t xml:space="preserve"> et al. 1980), and SOD (32 to 47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t>
      </w:r>
      <w:proofErr w:type="spellStart"/>
      <w:r>
        <w:t>Ramlal</w:t>
      </w:r>
      <w:proofErr w:type="spellEnd"/>
      <w:r>
        <w:t xml:space="preserve"> et al. 1994) collected in other shallow arctic systems at higher latitudes. </w:t>
      </w:r>
    </w:p>
    <w:p w14:paraId="0CF5B148" w14:textId="48DF8656" w:rsidR="00055F34" w:rsidRDefault="00AC1C41" w:rsidP="00255FE0">
      <w:pPr>
        <w:pStyle w:val="NormalWeb"/>
        <w:spacing w:line="480" w:lineRule="auto"/>
        <w:ind w:firstLine="922"/>
      </w:pPr>
      <w:r>
        <w:t xml:space="preserve">Cornwell and </w:t>
      </w:r>
      <w:proofErr w:type="spellStart"/>
      <w:r>
        <w:t>Kipphut</w:t>
      </w:r>
      <w:proofErr w:type="spellEnd"/>
      <w:r>
        <w:t xml:space="preserve"> (1992) measured a net SOD range of 7.1 to 8.1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in Toolik Lake (which is on the same landscape as the lakes in </w:t>
      </w:r>
      <w:r w:rsidR="00A53D16">
        <w:t>our</w:t>
      </w:r>
      <w:r>
        <w:t xml:space="preserve"> study). These measurements are lower and much less variable than we observed, but represent </w:t>
      </w:r>
      <w:r>
        <w:rPr>
          <w:rStyle w:val="Emphasis"/>
        </w:rPr>
        <w:t>in situ</w:t>
      </w:r>
      <w:r>
        <w:t xml:space="preserve"> net SOD collected over 2 to 7 day periods and do not likely reflect the range of environmental conditions found in </w:t>
      </w:r>
      <w:r w:rsidR="00A53D16">
        <w:t>our</w:t>
      </w:r>
      <w:r>
        <w:t xml:space="preserve"> study or in the environment. </w:t>
      </w:r>
      <w:r w:rsidR="00A53D16">
        <w:t>Our</w:t>
      </w:r>
      <w:r>
        <w:t xml:space="preserve"> </w:t>
      </w:r>
      <w:proofErr w:type="gramStart"/>
      <w:r>
        <w:t>measurements of dark SOD across a greater range of environmental conditions and lakes is</w:t>
      </w:r>
      <w:proofErr w:type="gramEnd"/>
      <w:r>
        <w:t xml:space="preserve"> likely more representative of the actual variation in sediment SOD (and mineralization) in this region of the arctic. </w:t>
      </w:r>
    </w:p>
    <w:p w14:paraId="489EE036" w14:textId="6AC9EF4A" w:rsidR="00055F34" w:rsidRDefault="00AC1C41" w:rsidP="00255FE0">
      <w:pPr>
        <w:pStyle w:val="NormalWeb"/>
        <w:spacing w:line="480" w:lineRule="auto"/>
        <w:ind w:firstLine="922"/>
      </w:pPr>
      <w:r>
        <w:t>The variation in SOD among sediments from within a lake in both the temperature dependence</w:t>
      </w:r>
      <w:r w:rsidR="00A53D16">
        <w:t>,</w:t>
      </w:r>
      <w:r>
        <w:t xml:space="preserve"> and oxygen availability experiments greatly exceeded difference</w:t>
      </w:r>
      <w:r w:rsidR="00A53D16">
        <w:t xml:space="preserve">s in SOD among the three lakes.  This difference in the magnitude of variation </w:t>
      </w:r>
      <w:r>
        <w:t>suggesting that patch–scale variation in environmental conditions has a greater influence on SOD than landscape–scale differences among lakes (</w:t>
      </w:r>
      <w:proofErr w:type="spellStart"/>
      <w:r>
        <w:t>Hobbie</w:t>
      </w:r>
      <w:proofErr w:type="spellEnd"/>
      <w:r>
        <w:t xml:space="preserve"> et al. 1980, den </w:t>
      </w:r>
      <w:proofErr w:type="spellStart"/>
      <w:r>
        <w:t>Heyer</w:t>
      </w:r>
      <w:proofErr w:type="spellEnd"/>
      <w:r>
        <w:t xml:space="preserve"> and </w:t>
      </w:r>
      <w:proofErr w:type="spellStart"/>
      <w:r>
        <w:t>Kalff</w:t>
      </w:r>
      <w:proofErr w:type="spellEnd"/>
      <w:r>
        <w:t xml:space="preserve"> 1998). Across all of the lakes, variation in SOD was significantly related to variation in temperature and oxygen concentration. SOD increased with temperature regardless of the sediment source and there were no significant differences in the relationship among the different lakes. Pace and Prairie (2005) calculate a mean slope of 0.65 ± 1 for the log–log SOD to temperature relationship in review of lake SOD experiments. Similar treatment of the present data gives a mean log–log SOD to temperature slope of 0.26 ± 0.08 across all three lakes, which although lower than what was observed by Pace and Prairie (2005), is within the large standard deviation of their collected measurements. This observation indicates </w:t>
      </w:r>
      <w:r>
        <w:lastRenderedPageBreak/>
        <w:t xml:space="preserve">that the sediments from the lakes in this study are at the lower end of temperature sensitivity relative to the lakes they report. </w:t>
      </w:r>
    </w:p>
    <w:p w14:paraId="120C5548" w14:textId="029F5E50" w:rsidR="00055F34" w:rsidRDefault="00AC1C41" w:rsidP="00255FE0">
      <w:pPr>
        <w:pStyle w:val="NormalWeb"/>
        <w:spacing w:line="480" w:lineRule="auto"/>
        <w:ind w:firstLine="922"/>
      </w:pPr>
      <w:r>
        <w:t>In addition to reduced sensitivity to temperature, we found that SOD increased linearly with temperature across the temperature range tested, whereas previous studies have observed that the response of SOD to temperature is greatest at lower temperatures (&lt; 10</w:t>
      </w:r>
      <w:r>
        <w:rPr>
          <w:vertAlign w:val="superscript"/>
        </w:rPr>
        <w:t>o</w:t>
      </w:r>
      <w:r w:rsidR="00D53898">
        <w:t xml:space="preserve"> C;</w:t>
      </w:r>
      <w:r>
        <w:t xml:space="preserve"> </w:t>
      </w:r>
      <w:proofErr w:type="spellStart"/>
      <w:r>
        <w:t>Hargrave</w:t>
      </w:r>
      <w:proofErr w:type="spellEnd"/>
      <w:r>
        <w:t xml:space="preserve"> 1969, </w:t>
      </w:r>
      <w:proofErr w:type="spellStart"/>
      <w:r>
        <w:t>Graneli</w:t>
      </w:r>
      <w:proofErr w:type="spellEnd"/>
      <w:r>
        <w:t xml:space="preserve"> 1978, Pace and Prairie 2005). This difference in response appears to be the result of greater SOD at low temperatures and lower SOD at high temperatures in </w:t>
      </w:r>
      <w:r w:rsidR="00853741">
        <w:t>our</w:t>
      </w:r>
      <w:r>
        <w:t xml:space="preserve"> study. We measured a median SOD at 2</w:t>
      </w:r>
      <w:r>
        <w:rPr>
          <w:vertAlign w:val="superscript"/>
        </w:rPr>
        <w:t>o</w:t>
      </w:r>
      <w:r>
        <w:t xml:space="preserve"> C across lakes of 12.1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whereas the lakes surveyed in </w:t>
      </w:r>
      <w:proofErr w:type="spellStart"/>
      <w:r>
        <w:t>Hargrave</w:t>
      </w:r>
      <w:proofErr w:type="spellEnd"/>
      <w:r>
        <w:t xml:space="preserve"> (1969) do not achieve SOD rates this high until temperatures of approximately 9</w:t>
      </w:r>
      <w:r>
        <w:rPr>
          <w:vertAlign w:val="superscript"/>
        </w:rPr>
        <w:t>o</w:t>
      </w:r>
      <w:r>
        <w:t xml:space="preserve"> C. A similar comparison at higher temperatures shows that the median SOD at 17</w:t>
      </w:r>
      <w:r>
        <w:rPr>
          <w:vertAlign w:val="superscript"/>
        </w:rPr>
        <w:t>o</w:t>
      </w:r>
      <w:r>
        <w:t xml:space="preserve"> C in the sediments from the lakes in </w:t>
      </w:r>
      <w:r w:rsidR="00853741">
        <w:t>our</w:t>
      </w:r>
      <w:r>
        <w:t xml:space="preserve"> study is 19.7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while </w:t>
      </w:r>
      <w:proofErr w:type="spellStart"/>
      <w:r>
        <w:t>Hargrave</w:t>
      </w:r>
      <w:proofErr w:type="spellEnd"/>
      <w:r>
        <w:t xml:space="preserve"> (1969) predicts an SOD of 39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at 17</w:t>
      </w:r>
      <w:r>
        <w:rPr>
          <w:vertAlign w:val="superscript"/>
        </w:rPr>
        <w:t>o</w:t>
      </w:r>
      <w:r>
        <w:t xml:space="preserve"> C. This reduced sensitivity of the SOD response to temperature may be due to selection for sediment microbial communities that perform more efficient</w:t>
      </w:r>
      <w:r w:rsidR="00ED403D">
        <w:t>ly at lower temperatures (</w:t>
      </w:r>
      <w:r>
        <w:t>Madigan</w:t>
      </w:r>
      <w:r w:rsidR="00ED403D">
        <w:t xml:space="preserve"> </w:t>
      </w:r>
      <w:r>
        <w:t>et</w:t>
      </w:r>
      <w:r w:rsidR="00ED403D">
        <w:t xml:space="preserve"> </w:t>
      </w:r>
      <w:r>
        <w:t>al</w:t>
      </w:r>
      <w:r w:rsidR="00ED403D">
        <w:t>. 2000)</w:t>
      </w:r>
      <w:r>
        <w:t xml:space="preserve"> in the persistently cooler temperatures found in arctic lakes. </w:t>
      </w:r>
    </w:p>
    <w:p w14:paraId="42C14DE4" w14:textId="2C17FDB1" w:rsidR="00ED403D" w:rsidRDefault="00AC1C41" w:rsidP="00ED403D">
      <w:pPr>
        <w:pStyle w:val="NormalWeb"/>
        <w:spacing w:line="480" w:lineRule="auto"/>
        <w:ind w:firstLine="922"/>
      </w:pPr>
      <w:proofErr w:type="spellStart"/>
      <w:r>
        <w:t>Hargrave</w:t>
      </w:r>
      <w:proofErr w:type="spellEnd"/>
      <w:r>
        <w:t xml:space="preserve"> (1969) found an approximate reduction of 42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per </w:t>
      </w:r>
      <w:proofErr w:type="spellStart"/>
      <w:r>
        <w:t>mmol</w:t>
      </w:r>
      <w:proofErr w:type="spellEnd"/>
      <w:r>
        <w:t xml:space="preserve"> O</w:t>
      </w:r>
      <w:r>
        <w:rPr>
          <w:vertAlign w:val="subscript"/>
        </w:rPr>
        <w:t>2</w:t>
      </w:r>
      <w:r>
        <w:t xml:space="preserve"> L</w:t>
      </w:r>
      <w:r>
        <w:rPr>
          <w:vertAlign w:val="superscript"/>
        </w:rPr>
        <w:t>-1</w:t>
      </w:r>
      <w:r>
        <w:t xml:space="preserve"> in Marion Lake, B.C. and Park and Jaffe (1999) calculate an approximate reduction of 63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per </w:t>
      </w:r>
      <w:proofErr w:type="spellStart"/>
      <w:r>
        <w:t>mmol</w:t>
      </w:r>
      <w:proofErr w:type="spellEnd"/>
      <w:r>
        <w:t xml:space="preserve"> O</w:t>
      </w:r>
      <w:r>
        <w:rPr>
          <w:vertAlign w:val="subscript"/>
        </w:rPr>
        <w:t>2</w:t>
      </w:r>
      <w:r>
        <w:t xml:space="preserve"> L</w:t>
      </w:r>
      <w:r>
        <w:rPr>
          <w:vertAlign w:val="superscript"/>
        </w:rPr>
        <w:t>-1</w:t>
      </w:r>
      <w:r>
        <w:t xml:space="preserve"> using a numerical model of sediment oxygen dynamics. Both of these estimates agree well with the estimated decline of 50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per </w:t>
      </w:r>
      <w:proofErr w:type="spellStart"/>
      <w:r>
        <w:t>mmol</w:t>
      </w:r>
      <w:proofErr w:type="spellEnd"/>
      <w:r>
        <w:t xml:space="preserve"> O</w:t>
      </w:r>
      <w:r>
        <w:rPr>
          <w:vertAlign w:val="subscript"/>
        </w:rPr>
        <w:t>2</w:t>
      </w:r>
      <w:r>
        <w:t xml:space="preserve"> L</w:t>
      </w:r>
      <w:r>
        <w:rPr>
          <w:vertAlign w:val="superscript"/>
        </w:rPr>
        <w:t>-1</w:t>
      </w:r>
      <w:r>
        <w:t xml:space="preserve"> across the three lakes observed in </w:t>
      </w:r>
      <w:r w:rsidR="00ED403D">
        <w:t>our</w:t>
      </w:r>
      <w:r>
        <w:t xml:space="preserve"> study. </w:t>
      </w:r>
    </w:p>
    <w:p w14:paraId="20F5FB2A" w14:textId="00308EE2" w:rsidR="00055F34" w:rsidRDefault="00AC1C41" w:rsidP="00ED403D">
      <w:pPr>
        <w:pStyle w:val="NormalWeb"/>
        <w:spacing w:line="480" w:lineRule="auto"/>
        <w:ind w:firstLine="922"/>
      </w:pPr>
      <w:r>
        <w:t xml:space="preserve">After accounting for the variation in SOD due to temperature and oxygen concentration, we found significant differences in SOD associated with the source of the sediments. The differences among the sediments from the different lakes were small relative to the effects of temperature and oxygen concentration but suggest that other factors may be affecting SOD on a landscape scale. Due to the confounding effects of oxygen concentration and temperature not accounted for in the analysis of the temperature dependence and oxygen availability experiments, respectively, differences in SOD among sediments from the different lakes need to be interpreted cautiously. Nonetheless, among the shallow lakes, the sediments from lake S–3 consistently had higher SOD than those from lake E–4. One possibility is that </w:t>
      </w:r>
      <w:r>
        <w:lastRenderedPageBreak/>
        <w:t>sediment metabolism differs due to variation in sediment substrate quality along a gradi</w:t>
      </w:r>
      <w:r w:rsidR="00ED403D">
        <w:t>ent of lake productivity (</w:t>
      </w:r>
      <w:proofErr w:type="spellStart"/>
      <w:r>
        <w:t>Sugai</w:t>
      </w:r>
      <w:proofErr w:type="spellEnd"/>
      <w:r w:rsidR="00ED403D">
        <w:t xml:space="preserve"> </w:t>
      </w:r>
      <w:r>
        <w:t>and</w:t>
      </w:r>
      <w:r w:rsidR="00ED403D">
        <w:t xml:space="preserve"> </w:t>
      </w:r>
      <w:proofErr w:type="spellStart"/>
      <w:r>
        <w:t>Kipphut</w:t>
      </w:r>
      <w:proofErr w:type="spellEnd"/>
      <w:r w:rsidR="00ED403D">
        <w:t xml:space="preserve"> </w:t>
      </w:r>
      <w:r>
        <w:t>1992, Pace</w:t>
      </w:r>
      <w:r w:rsidR="00ED403D">
        <w:t xml:space="preserve"> </w:t>
      </w:r>
      <w:r>
        <w:t>and</w:t>
      </w:r>
      <w:r w:rsidR="00ED403D">
        <w:t xml:space="preserve"> </w:t>
      </w:r>
      <w:r>
        <w:t>Prairie</w:t>
      </w:r>
      <w:r w:rsidR="00ED403D">
        <w:t xml:space="preserve"> 2005)</w:t>
      </w:r>
      <w:r>
        <w:t xml:space="preserve">. </w:t>
      </w:r>
    </w:p>
    <w:p w14:paraId="17B1353B" w14:textId="552D2E94" w:rsidR="00055F34" w:rsidRDefault="00AC1C41" w:rsidP="00255FE0">
      <w:pPr>
        <w:pStyle w:val="NormalWeb"/>
        <w:spacing w:line="480" w:lineRule="auto"/>
        <w:ind w:firstLine="922"/>
      </w:pPr>
      <w:r>
        <w:t>Nutrient and chlorophyll data suggest that all of the lakes in this study have similar and low water column productivity (Fortino 2010). Despite this, the orga</w:t>
      </w:r>
      <w:r w:rsidR="00ED403D">
        <w:t>nic content of the surface (0-</w:t>
      </w:r>
      <w:r>
        <w:t xml:space="preserve">3 cm) sediments of S–3 is greater than E–4 (Fortino 2010) and the sediments from S–3 were more labile than those of E–4 when tested under controlled conditions (Fortino 2010). These results indicate greater quantities and a higher quality of sediment organic matter in lake S–3, relative to lake E–4, which may result in greater SOD in the former. Nonetheless, the differences in SOD due to sediment source were small relative to the effects of temperature and oxygen availability and are not likely to have significant impacts on the variation in SOD over short temporal scales in intact sediments. </w:t>
      </w:r>
    </w:p>
    <w:p w14:paraId="0453CA0A" w14:textId="77777777" w:rsidR="00055F34" w:rsidRDefault="00AC1C41" w:rsidP="00255FE0">
      <w:pPr>
        <w:pStyle w:val="Heading2"/>
        <w:spacing w:line="480" w:lineRule="auto"/>
        <w:rPr>
          <w:rFonts w:eastAsia="Times New Roman" w:cs="Times New Roman"/>
        </w:rPr>
      </w:pPr>
      <w:r>
        <w:rPr>
          <w:rFonts w:eastAsia="Times New Roman" w:cs="Times New Roman"/>
        </w:rPr>
        <w:t>Case Study</w:t>
      </w:r>
    </w:p>
    <w:p w14:paraId="1D7A9E8D" w14:textId="77777777" w:rsidR="00055F34" w:rsidRDefault="00AC1C41" w:rsidP="00255FE0">
      <w:pPr>
        <w:pStyle w:val="NormalWeb"/>
        <w:spacing w:line="480" w:lineRule="auto"/>
        <w:ind w:firstLine="922"/>
      </w:pPr>
      <w:r>
        <w:t xml:space="preserve">The regression model accurately predicted the observed changes in thermocline depth in lake GTH 91 during the summers of 2006 and 2008. The regression skews the thermocline depth an average of 12.4% deeper than the observed data. This bias is likely due to the fact that the surface area of GTH 91 (2.5 ha) is well below the 25th percentile of the distribution of lake surface areas in the survey (4.2 ha). Thus, the regression appears to slightly overestimate thermocline depth in small lakes. The observed data show that as the thermocline depth increases throughout the summer the sediment area above the thermocline increases from approximately 11% to 33% of the total sediment area of the lake. Furthermore, the water above the thermocline was warmer and more oxygenated than the water below the thermocline indicating that thermocline depth is a major factor determining the temperature and oxygen availability of the sediments. </w:t>
      </w:r>
    </w:p>
    <w:p w14:paraId="0421548D" w14:textId="77777777" w:rsidR="00055F34" w:rsidRDefault="00AC1C41" w:rsidP="00255FE0">
      <w:pPr>
        <w:pStyle w:val="NormalWeb"/>
        <w:spacing w:line="480" w:lineRule="auto"/>
        <w:ind w:firstLine="922"/>
      </w:pPr>
      <w:proofErr w:type="spellStart"/>
      <w:r>
        <w:t>Gudasz</w:t>
      </w:r>
      <w:proofErr w:type="spellEnd"/>
      <w:r>
        <w:t xml:space="preserve"> et al. (2010) speculate that a predicted 1.8 to 4</w:t>
      </w:r>
      <w:r>
        <w:rPr>
          <w:vertAlign w:val="superscript"/>
        </w:rPr>
        <w:t>o</w:t>
      </w:r>
      <w:r>
        <w:t xml:space="preserve"> C increase in temperature would increase sediment organic matter mineralization rates and decrease sediment organic matter burial efficiency in lakes. Consistent with these findings, we estimate that a 3</w:t>
      </w:r>
      <w:r>
        <w:rPr>
          <w:vertAlign w:val="superscript"/>
        </w:rPr>
        <w:t>o</w:t>
      </w:r>
      <w:r>
        <w:t xml:space="preserve"> C increase in temperature would increase the SOD (and by inference organic matter mineralization) of the sediments above the thermocline </w:t>
      </w:r>
      <w:r>
        <w:lastRenderedPageBreak/>
        <w:t xml:space="preserve">in lake GTH 91 by 9.8%, which would result in a 3.5% increase in whole lake sediment organic matter mineralization. However this estimate does not consider the effect of changes to thermocline depth that would result from changes in lake transparency. </w:t>
      </w:r>
    </w:p>
    <w:p w14:paraId="0DB56A16" w14:textId="5C855EFC" w:rsidR="00055F34" w:rsidRDefault="00AC1C41" w:rsidP="00255FE0">
      <w:pPr>
        <w:pStyle w:val="NormalWeb"/>
        <w:spacing w:line="480" w:lineRule="auto"/>
        <w:ind w:firstLine="922"/>
      </w:pPr>
      <w:r>
        <w:t xml:space="preserve">Many of the world's surface waters are becoming less transparent as a result of increased inputs of DOC from the watershed and recovery from acidification (Forsberg 1992, Gunn et al. 2001, </w:t>
      </w:r>
      <w:proofErr w:type="spellStart"/>
      <w:r>
        <w:t>Arvola</w:t>
      </w:r>
      <w:proofErr w:type="spellEnd"/>
      <w:r>
        <w:t xml:space="preserve"> et al. 2010). Evans et al. (2006) show that the DOC concentration of lakes in the United Kingdom has increased by 63% between the periods of 1988–1993 and 1998–2003. Similarly, </w:t>
      </w:r>
      <w:proofErr w:type="spellStart"/>
      <w:r>
        <w:t>Skjelkvale</w:t>
      </w:r>
      <w:proofErr w:type="spellEnd"/>
      <w:r>
        <w:t xml:space="preserve"> et al. (2005) found that the DOC concentrations of a large number of surface waters in North America and Europe have increased 0.05 to 0.13 mg L</w:t>
      </w:r>
      <w:r>
        <w:rPr>
          <w:vertAlign w:val="superscript"/>
        </w:rPr>
        <w:t>-1</w:t>
      </w:r>
      <w:r>
        <w:t xml:space="preserve"> y</w:t>
      </w:r>
      <w:r>
        <w:rPr>
          <w:vertAlign w:val="superscript"/>
        </w:rPr>
        <w:t>-1</w:t>
      </w:r>
      <w:r>
        <w:t xml:space="preserve"> for the past 11 years. In both cases it appears that part of this change in DOC concentration was due to reduced SO</w:t>
      </w:r>
      <w:r>
        <w:rPr>
          <w:vertAlign w:val="subscript"/>
        </w:rPr>
        <w:t>4</w:t>
      </w:r>
      <w:r>
        <w:t xml:space="preserve"> deposition and therefore these increases may level off in the future. However some of the increase also appears to be due to the effects of warming and elevated DOC release from soils (Keller et al. 2008)</w:t>
      </w:r>
      <w:r w:rsidR="00ED403D">
        <w:t>,</w:t>
      </w:r>
      <w:r>
        <w:t xml:space="preserve"> which means that the concentrations could continue to increase in the future (</w:t>
      </w:r>
      <w:proofErr w:type="spellStart"/>
      <w:r>
        <w:t>Skjelkvale</w:t>
      </w:r>
      <w:proofErr w:type="spellEnd"/>
      <w:r>
        <w:t xml:space="preserve"> et al. 2005). Dissolved organic carbon release from high latitude soils may increase up to 600% in response to warming especially in regions with extensive permafrost (Frey and Smith 2005). Neff and Hooper (2002) found a 2 to 3 fold increase in DOC export from Alaskan Arctic soils experimentally warmed to 30</w:t>
      </w:r>
      <w:r>
        <w:rPr>
          <w:vertAlign w:val="superscript"/>
        </w:rPr>
        <w:t>o</w:t>
      </w:r>
      <w:r>
        <w:t xml:space="preserve"> C. The predominant trend in response to climate changes in the northern hemisphere seems to be an increase in DOC export from the watershed and thus a decrease in lake </w:t>
      </w:r>
      <w:r w:rsidR="00853741">
        <w:t>transparency</w:t>
      </w:r>
      <w:r>
        <w:t xml:space="preserve"> (</w:t>
      </w:r>
      <w:proofErr w:type="spellStart"/>
      <w:r>
        <w:t>Skjelkvale</w:t>
      </w:r>
      <w:proofErr w:type="spellEnd"/>
      <w:r>
        <w:t xml:space="preserve"> et al. 2005). However some regions may see a reduction in DOC input into lakes and increases in lake </w:t>
      </w:r>
      <w:r w:rsidR="00853741">
        <w:t>transparency</w:t>
      </w:r>
      <w:r>
        <w:t xml:space="preserve"> as a result of reduced precipitation (Schindler et al. 1996, Schindler 1997). </w:t>
      </w:r>
    </w:p>
    <w:p w14:paraId="03B37EB3" w14:textId="41224E03" w:rsidR="00055F34" w:rsidRDefault="00AC1C41" w:rsidP="00255FE0">
      <w:pPr>
        <w:pStyle w:val="NormalWeb"/>
        <w:spacing w:line="480" w:lineRule="auto"/>
        <w:ind w:firstLine="922"/>
      </w:pPr>
      <w:r>
        <w:t xml:space="preserve">Although, the exact changes to lake </w:t>
      </w:r>
      <w:r w:rsidR="00853741">
        <w:t>transparency</w:t>
      </w:r>
      <w:r>
        <w:t xml:space="preserve"> that will result from climate change in the Arctic and elsewh</w:t>
      </w:r>
      <w:r w:rsidR="0031245B">
        <w:t xml:space="preserve">ere are difficult to predict, </w:t>
      </w:r>
      <w:r>
        <w:t xml:space="preserve">Keller et al. </w:t>
      </w:r>
      <w:r w:rsidR="0031245B">
        <w:t>(</w:t>
      </w:r>
      <w:r>
        <w:t>2008) estimate a 0.5 to 2.3 mg L</w:t>
      </w:r>
      <w:r>
        <w:rPr>
          <w:vertAlign w:val="superscript"/>
        </w:rPr>
        <w:t>-1</w:t>
      </w:r>
      <w:r>
        <w:t xml:space="preserve"> increase in lake DOC concentration per 1</w:t>
      </w:r>
      <w:r>
        <w:rPr>
          <w:vertAlign w:val="superscript"/>
        </w:rPr>
        <w:t>o</w:t>
      </w:r>
      <w:r>
        <w:t xml:space="preserve"> C </w:t>
      </w:r>
      <w:r w:rsidR="0031245B">
        <w:t xml:space="preserve">temperature </w:t>
      </w:r>
      <w:r>
        <w:t>increase based on a long–term study of 12 lakes over a relatively large spatial area. Assuming a temperature increase of 3</w:t>
      </w:r>
      <w:r>
        <w:rPr>
          <w:vertAlign w:val="superscript"/>
        </w:rPr>
        <w:t>o</w:t>
      </w:r>
      <w:r>
        <w:t xml:space="preserve"> C, this relationship predicts an increase in the DOC concentration of lake GTH 91 of 34 to 161%. Using the relationship between DOC concentration and </w:t>
      </w:r>
      <w:proofErr w:type="spellStart"/>
      <w:r>
        <w:t>K</w:t>
      </w:r>
      <w:r>
        <w:rPr>
          <w:vertAlign w:val="subscript"/>
        </w:rPr>
        <w:t>d</w:t>
      </w:r>
      <w:proofErr w:type="spellEnd"/>
      <w:r>
        <w:t xml:space="preserve"> identified in the 2008 survey, this increase in DOC concentration would result in a </w:t>
      </w:r>
      <w:proofErr w:type="spellStart"/>
      <w:r>
        <w:t>K</w:t>
      </w:r>
      <w:r>
        <w:rPr>
          <w:vertAlign w:val="subscript"/>
        </w:rPr>
        <w:t>d</w:t>
      </w:r>
      <w:proofErr w:type="spellEnd"/>
      <w:r>
        <w:t xml:space="preserve"> of 1.11 to 2.17 m</w:t>
      </w:r>
      <w:r>
        <w:rPr>
          <w:vertAlign w:val="superscript"/>
        </w:rPr>
        <w:t>-1</w:t>
      </w:r>
      <w:r>
        <w:t xml:space="preserve"> in lake GTH 91. We modeled the effects of a decrease in lake </w:t>
      </w:r>
      <w:r w:rsidR="0031245B">
        <w:t>transparency</w:t>
      </w:r>
      <w:r>
        <w:t xml:space="preserve"> that </w:t>
      </w:r>
      <w:r>
        <w:lastRenderedPageBreak/>
        <w:t xml:space="preserve">corresponded to an increase in the </w:t>
      </w:r>
      <w:proofErr w:type="spellStart"/>
      <w:r>
        <w:t>K</w:t>
      </w:r>
      <w:r>
        <w:rPr>
          <w:vertAlign w:val="subscript"/>
        </w:rPr>
        <w:t>d</w:t>
      </w:r>
      <w:proofErr w:type="spellEnd"/>
      <w:r>
        <w:t xml:space="preserve"> of lake GTH 91 to 1.5 m</w:t>
      </w:r>
      <w:r>
        <w:rPr>
          <w:vertAlign w:val="superscript"/>
        </w:rPr>
        <w:t>-1</w:t>
      </w:r>
      <w:r w:rsidR="0031245B">
        <w:t xml:space="preserve">, </w:t>
      </w:r>
      <w:r>
        <w:t xml:space="preserve">which should approximate an intermediate response to the </w:t>
      </w:r>
      <w:r w:rsidR="0031245B">
        <w:t>transparency</w:t>
      </w:r>
      <w:r>
        <w:t xml:space="preserve"> of the lake. </w:t>
      </w:r>
    </w:p>
    <w:p w14:paraId="18104F0E" w14:textId="0F8230C7" w:rsidR="00055F34" w:rsidRDefault="00AC1C41" w:rsidP="00255FE0">
      <w:pPr>
        <w:pStyle w:val="NormalWeb"/>
        <w:spacing w:line="480" w:lineRule="auto"/>
        <w:ind w:firstLine="922"/>
      </w:pPr>
      <w:r>
        <w:t xml:space="preserve">Incorporating this change in lake </w:t>
      </w:r>
      <w:r w:rsidR="00853741">
        <w:t>transparency</w:t>
      </w:r>
      <w:r>
        <w:t xml:space="preserve"> into the estimate of sediment respiration in lake GTH 91 following a 3</w:t>
      </w:r>
      <w:r>
        <w:rPr>
          <w:vertAlign w:val="superscript"/>
        </w:rPr>
        <w:t>o</w:t>
      </w:r>
      <w:r>
        <w:t xml:space="preserve"> warming shows a 10.6% decrease in whole–lake SOD despite the increase in SOD above the thermocline. Therefore the net effect of warming and a decrease in lake </w:t>
      </w:r>
      <w:r w:rsidR="00853741">
        <w:t>transparency</w:t>
      </w:r>
      <w:r>
        <w:t xml:space="preserve"> is a reduction in the mineralization of sediment organic matter in the lake and a greater burial efficiency of sediment organic matter. Assuming this effect is the general response of lakes in the northern hemisphere, there may be a negative feedback between climate change and organic matter storage in lakes. </w:t>
      </w:r>
    </w:p>
    <w:p w14:paraId="44B57E23" w14:textId="77777777" w:rsidR="00055F34" w:rsidRDefault="00AC1C41" w:rsidP="00255FE0">
      <w:pPr>
        <w:pStyle w:val="Heading1"/>
        <w:spacing w:line="480" w:lineRule="auto"/>
        <w:rPr>
          <w:rFonts w:eastAsia="Times New Roman" w:cs="Times New Roman"/>
        </w:rPr>
      </w:pPr>
      <w:r>
        <w:rPr>
          <w:rFonts w:eastAsia="Times New Roman" w:cs="Times New Roman"/>
        </w:rPr>
        <w:t>Acknowledgments</w:t>
      </w:r>
    </w:p>
    <w:p w14:paraId="01B4EB72" w14:textId="788600AC" w:rsidR="00055F34" w:rsidRDefault="00AC1C41" w:rsidP="00255FE0">
      <w:pPr>
        <w:pStyle w:val="NormalWeb"/>
        <w:spacing w:line="480" w:lineRule="auto"/>
        <w:ind w:firstLine="922"/>
      </w:pPr>
      <w:proofErr w:type="gramStart"/>
      <w:r>
        <w:t xml:space="preserve">Invaluable field assistance was provided by </w:t>
      </w:r>
      <w:proofErr w:type="spellStart"/>
      <w:r>
        <w:t>Dendy</w:t>
      </w:r>
      <w:proofErr w:type="spellEnd"/>
      <w:r>
        <w:t xml:space="preserve"> Lofton, Matthew Harrell, Tim Yarborough, Daniel Garr, and Melissa Sanders and all the members of the Geomorphic Trophic Hypothesis project</w:t>
      </w:r>
      <w:proofErr w:type="gramEnd"/>
      <w:r>
        <w:t xml:space="preserve">. </w:t>
      </w:r>
      <w:proofErr w:type="spellStart"/>
      <w:r>
        <w:t>Dendy</w:t>
      </w:r>
      <w:proofErr w:type="spellEnd"/>
      <w:r>
        <w:t xml:space="preserve"> Lofton performed the </w:t>
      </w:r>
      <w:proofErr w:type="spellStart"/>
      <w:r>
        <w:t>chromophoric</w:t>
      </w:r>
      <w:proofErr w:type="spellEnd"/>
      <w:r>
        <w:t xml:space="preserve"> dissolved organic matter measurements. Lake maximum depths were collected by the Geomorphic Trophic Hypothesis project. We would like to thank the Toolik </w:t>
      </w:r>
      <w:ins w:id="0" w:author="Cody Johnson" w:date="2013-02-07T07:53:00Z">
        <w:r w:rsidR="000A2797">
          <w:t>Field Station</w:t>
        </w:r>
      </w:ins>
      <w:del w:id="1" w:author="Cody Johnson" w:date="2013-02-07T07:53:00Z">
        <w:r w:rsidDel="000A2797">
          <w:delText>Lake</w:delText>
        </w:r>
      </w:del>
      <w:r>
        <w:t xml:space="preserve"> staff for all of their support during this project. Comments by Dina Leech greatly improved a previous draft of this manuscript. </w:t>
      </w:r>
    </w:p>
    <w:p w14:paraId="14B92904" w14:textId="47D4C437" w:rsidR="00055F34" w:rsidRDefault="00AC1C41" w:rsidP="00255FE0">
      <w:pPr>
        <w:pStyle w:val="NormalWeb"/>
        <w:spacing w:line="480" w:lineRule="auto"/>
        <w:ind w:firstLine="922"/>
      </w:pPr>
      <w:r>
        <w:t xml:space="preserve">All of the GIS work was performed by the Toolik </w:t>
      </w:r>
      <w:ins w:id="2" w:author="Cody Johnson" w:date="2013-02-07T07:54:00Z">
        <w:r w:rsidR="000A2797">
          <w:t>Field Station</w:t>
        </w:r>
      </w:ins>
      <w:bookmarkStart w:id="3" w:name="_GoBack"/>
      <w:bookmarkEnd w:id="3"/>
      <w:del w:id="4" w:author="Cody Johnson" w:date="2013-02-07T07:54:00Z">
        <w:r w:rsidDel="000A2797">
          <w:delText>Lake</w:delText>
        </w:r>
      </w:del>
      <w:r>
        <w:t xml:space="preserve"> GIS support staff, including Andrew </w:t>
      </w:r>
      <w:proofErr w:type="spellStart"/>
      <w:r>
        <w:t>Balser</w:t>
      </w:r>
      <w:proofErr w:type="spellEnd"/>
      <w:r>
        <w:t xml:space="preserve">, Jason </w:t>
      </w:r>
      <w:proofErr w:type="spellStart"/>
      <w:r>
        <w:t>Stucky</w:t>
      </w:r>
      <w:proofErr w:type="spellEnd"/>
      <w:r>
        <w:t xml:space="preserve">, Randy </w:t>
      </w:r>
      <w:proofErr w:type="spellStart"/>
      <w:r>
        <w:t>Fulweber</w:t>
      </w:r>
      <w:proofErr w:type="spellEnd"/>
      <w:r>
        <w:t xml:space="preserve">, and </w:t>
      </w:r>
      <w:proofErr w:type="spellStart"/>
      <w:r>
        <w:t>Lael</w:t>
      </w:r>
      <w:proofErr w:type="spellEnd"/>
      <w:r>
        <w:t xml:space="preserve"> Rogan. The meteorological data were provided by the Arctic Long Term Ecological Research program and were based upon work supported by the National Science Foundation under Grants DEB–981022, 9211775, and 8702328. </w:t>
      </w:r>
      <w:proofErr w:type="gramStart"/>
      <w:r>
        <w:t>Funding was provided by National Science Foundation Grants NSF 0323557 and NSF 0516043</w:t>
      </w:r>
      <w:proofErr w:type="gramEnd"/>
      <w:r>
        <w:t xml:space="preserve">. </w:t>
      </w:r>
    </w:p>
    <w:p w14:paraId="7BE26B55" w14:textId="07E38750" w:rsidR="006C1FC4" w:rsidRDefault="006C1FC4" w:rsidP="00255FE0">
      <w:pPr>
        <w:pStyle w:val="Heading1"/>
        <w:spacing w:line="480" w:lineRule="auto"/>
        <w:rPr>
          <w:rFonts w:eastAsia="Times New Roman" w:cs="Times New Roman"/>
        </w:rPr>
      </w:pPr>
      <w:r>
        <w:rPr>
          <w:rFonts w:eastAsia="Times New Roman" w:cs="Times New Roman"/>
        </w:rPr>
        <w:t>Literature Cited</w:t>
      </w:r>
    </w:p>
    <w:p w14:paraId="7B6DD6DD" w14:textId="3608C09F" w:rsidR="007F44F5" w:rsidRDefault="007F44F5" w:rsidP="00255FE0">
      <w:pPr>
        <w:spacing w:line="480" w:lineRule="auto"/>
        <w:ind w:hanging="720"/>
      </w:pPr>
      <w:r>
        <w:t>Archer</w:t>
      </w:r>
      <w:r w:rsidR="000E26EB">
        <w:t xml:space="preserve"> D</w:t>
      </w:r>
      <w:r>
        <w:t xml:space="preserve"> and </w:t>
      </w:r>
      <w:proofErr w:type="spellStart"/>
      <w:r>
        <w:t>Devol</w:t>
      </w:r>
      <w:proofErr w:type="spellEnd"/>
      <w:r w:rsidR="000E26EB">
        <w:t xml:space="preserve"> A</w:t>
      </w:r>
      <w:r>
        <w:t>.</w:t>
      </w:r>
      <w:r w:rsidR="000E26EB">
        <w:t xml:space="preserve"> 1992.</w:t>
      </w:r>
      <w:r>
        <w:t xml:space="preserve"> Benthic oxygen fluxes on the Washington shelf and slope - A comparison of in situ microelectrode and chamber flux measurements. Limnology and Oceanography, 37:614-629. </w:t>
      </w:r>
    </w:p>
    <w:p w14:paraId="01D03F1A" w14:textId="77777777" w:rsidR="007F44F5" w:rsidRDefault="007F44F5" w:rsidP="00255FE0">
      <w:pPr>
        <w:spacing w:line="480" w:lineRule="auto"/>
        <w:ind w:hanging="720"/>
      </w:pPr>
    </w:p>
    <w:p w14:paraId="3FD8C855" w14:textId="401EDE06" w:rsidR="007F44F5" w:rsidRDefault="007F44F5" w:rsidP="00255FE0">
      <w:pPr>
        <w:spacing w:line="480" w:lineRule="auto"/>
        <w:ind w:hanging="720"/>
      </w:pPr>
      <w:proofErr w:type="spellStart"/>
      <w:r>
        <w:lastRenderedPageBreak/>
        <w:t>Arvola</w:t>
      </w:r>
      <w:proofErr w:type="spellEnd"/>
      <w:r w:rsidR="000E26EB">
        <w:t xml:space="preserve"> L,</w:t>
      </w:r>
      <w:r>
        <w:t xml:space="preserve"> Rask</w:t>
      </w:r>
      <w:r w:rsidR="000E26EB">
        <w:t xml:space="preserve"> M,</w:t>
      </w:r>
      <w:r>
        <w:t xml:space="preserve"> </w:t>
      </w:r>
      <w:proofErr w:type="spellStart"/>
      <w:r>
        <w:t>Ruuhijärvi</w:t>
      </w:r>
      <w:proofErr w:type="spellEnd"/>
      <w:r w:rsidR="000E26EB">
        <w:t xml:space="preserve"> J</w:t>
      </w:r>
      <w:r>
        <w:t xml:space="preserve">, </w:t>
      </w:r>
      <w:proofErr w:type="spellStart"/>
      <w:r>
        <w:t>Tulonen</w:t>
      </w:r>
      <w:proofErr w:type="spellEnd"/>
      <w:r w:rsidR="000E26EB">
        <w:t xml:space="preserve"> T</w:t>
      </w:r>
      <w:r>
        <w:t xml:space="preserve">, </w:t>
      </w:r>
      <w:proofErr w:type="spellStart"/>
      <w:r>
        <w:t>Vuorenmaa</w:t>
      </w:r>
      <w:proofErr w:type="spellEnd"/>
      <w:r w:rsidR="00D029F6">
        <w:t xml:space="preserve"> J</w:t>
      </w:r>
      <w:r>
        <w:t xml:space="preserve">, </w:t>
      </w:r>
      <w:proofErr w:type="spellStart"/>
      <w:r>
        <w:t>Ruoho-Airola</w:t>
      </w:r>
      <w:proofErr w:type="spellEnd"/>
      <w:r w:rsidR="00D029F6">
        <w:t xml:space="preserve"> T</w:t>
      </w:r>
      <w:r>
        <w:t xml:space="preserve">, </w:t>
      </w:r>
      <w:proofErr w:type="spellStart"/>
      <w:r>
        <w:t>Tulonen</w:t>
      </w:r>
      <w:proofErr w:type="spellEnd"/>
      <w:r w:rsidR="00D029F6">
        <w:t xml:space="preserve"> J</w:t>
      </w:r>
      <w:r>
        <w:t xml:space="preserve">. </w:t>
      </w:r>
      <w:r w:rsidR="00D029F6">
        <w:t xml:space="preserve">2010. </w:t>
      </w:r>
      <w:proofErr w:type="gramStart"/>
      <w:r>
        <w:t xml:space="preserve">Long-term patterns in </w:t>
      </w:r>
      <w:proofErr w:type="spellStart"/>
      <w:r>
        <w:t>ph</w:t>
      </w:r>
      <w:proofErr w:type="spellEnd"/>
      <w:r>
        <w:t xml:space="preserve"> and </w:t>
      </w:r>
      <w:proofErr w:type="spellStart"/>
      <w:r>
        <w:t>colour</w:t>
      </w:r>
      <w:proofErr w:type="spellEnd"/>
      <w:r>
        <w:t xml:space="preserve"> in small acidic boreal lakes of varying hydrological and landscape settings.</w:t>
      </w:r>
      <w:proofErr w:type="gramEnd"/>
      <w:r>
        <w:t xml:space="preserve"> Biogeochemistry, 101:269-297. </w:t>
      </w:r>
    </w:p>
    <w:p w14:paraId="2D116FEF" w14:textId="77777777" w:rsidR="007F44F5" w:rsidRDefault="007F44F5" w:rsidP="00255FE0">
      <w:pPr>
        <w:spacing w:line="480" w:lineRule="auto"/>
        <w:ind w:hanging="720"/>
      </w:pPr>
    </w:p>
    <w:p w14:paraId="7A8A3C04" w14:textId="7C0361F5" w:rsidR="007F44F5" w:rsidRDefault="007F44F5" w:rsidP="00255FE0">
      <w:pPr>
        <w:spacing w:line="480" w:lineRule="auto"/>
        <w:ind w:hanging="720"/>
      </w:pPr>
      <w:r>
        <w:t>Bannister</w:t>
      </w:r>
      <w:r w:rsidR="00D029F6">
        <w:t xml:space="preserve"> TT</w:t>
      </w:r>
      <w:r>
        <w:t xml:space="preserve">. </w:t>
      </w:r>
      <w:r w:rsidR="00D029F6">
        <w:t>1974.</w:t>
      </w:r>
      <w:r>
        <w:t xml:space="preserve">A general theory of steady state phytoplankton growth in a nutrient saturated mixed layer. </w:t>
      </w:r>
      <w:proofErr w:type="gramStart"/>
      <w:r>
        <w:t>Limnology a</w:t>
      </w:r>
      <w:r w:rsidR="00D029F6">
        <w:t>nd Oceanography, 19:1-12.</w:t>
      </w:r>
      <w:proofErr w:type="gramEnd"/>
    </w:p>
    <w:p w14:paraId="10FFF31B" w14:textId="77777777" w:rsidR="007F44F5" w:rsidRDefault="007F44F5" w:rsidP="00255FE0">
      <w:pPr>
        <w:spacing w:line="480" w:lineRule="auto"/>
        <w:ind w:hanging="720"/>
      </w:pPr>
    </w:p>
    <w:p w14:paraId="242D6F2C" w14:textId="4AAA46D7" w:rsidR="007F44F5" w:rsidRDefault="007F44F5" w:rsidP="00255FE0">
      <w:pPr>
        <w:spacing w:line="480" w:lineRule="auto"/>
        <w:ind w:hanging="720"/>
      </w:pPr>
      <w:proofErr w:type="spellStart"/>
      <w:r>
        <w:t>Burdige</w:t>
      </w:r>
      <w:proofErr w:type="spellEnd"/>
      <w:r w:rsidR="00D029F6">
        <w:t xml:space="preserve"> DJ</w:t>
      </w:r>
      <w:r>
        <w:t xml:space="preserve">. </w:t>
      </w:r>
      <w:r w:rsidR="00D029F6">
        <w:t xml:space="preserve">2007. </w:t>
      </w:r>
      <w:r>
        <w:t xml:space="preserve">Preservation of organic matter in marine sediments: Controls, mechanisms, and an imbalance in sediment organic carbon budgets? Chemical Reviews, 107:467-485. </w:t>
      </w:r>
    </w:p>
    <w:p w14:paraId="461DFDAB" w14:textId="77777777" w:rsidR="007F44F5" w:rsidRDefault="007F44F5" w:rsidP="00255FE0">
      <w:pPr>
        <w:spacing w:line="480" w:lineRule="auto"/>
        <w:ind w:hanging="720"/>
      </w:pPr>
    </w:p>
    <w:p w14:paraId="7E0EBF6D" w14:textId="0DA9892E" w:rsidR="007F44F5" w:rsidRDefault="007F44F5" w:rsidP="00255FE0">
      <w:pPr>
        <w:spacing w:line="480" w:lineRule="auto"/>
        <w:ind w:hanging="720"/>
      </w:pPr>
      <w:r>
        <w:t>Canfield</w:t>
      </w:r>
      <w:r w:rsidR="00D029F6">
        <w:t xml:space="preserve"> DE</w:t>
      </w:r>
      <w:r>
        <w:t xml:space="preserve">. </w:t>
      </w:r>
      <w:r w:rsidR="00D029F6">
        <w:t xml:space="preserve">1994. </w:t>
      </w:r>
      <w:r>
        <w:t xml:space="preserve">Factors influencing organic matter preservation in marine sediments. Chemical Geology, 114:315-329. </w:t>
      </w:r>
    </w:p>
    <w:p w14:paraId="210054CB" w14:textId="77777777" w:rsidR="00C20EE4" w:rsidRDefault="00C20EE4" w:rsidP="00255FE0">
      <w:pPr>
        <w:spacing w:line="480" w:lineRule="auto"/>
        <w:ind w:hanging="720"/>
      </w:pPr>
    </w:p>
    <w:p w14:paraId="24C1A253" w14:textId="337D14EF" w:rsidR="00C20EE4" w:rsidRDefault="00C20EE4" w:rsidP="00255FE0">
      <w:pPr>
        <w:spacing w:line="480" w:lineRule="auto"/>
        <w:ind w:hanging="720"/>
      </w:pPr>
      <w:proofErr w:type="spellStart"/>
      <w:r>
        <w:t>Caplanne</w:t>
      </w:r>
      <w:proofErr w:type="spellEnd"/>
      <w:r>
        <w:t xml:space="preserve"> S, </w:t>
      </w:r>
      <w:proofErr w:type="spellStart"/>
      <w:r>
        <w:t>Laurion</w:t>
      </w:r>
      <w:proofErr w:type="spellEnd"/>
      <w:r>
        <w:t xml:space="preserve">, I. 2008. Effect of </w:t>
      </w:r>
      <w:proofErr w:type="spellStart"/>
      <w:r>
        <w:t>chromophortic</w:t>
      </w:r>
      <w:proofErr w:type="spellEnd"/>
      <w:r>
        <w:t xml:space="preserve"> dissolved organic matter on </w:t>
      </w:r>
      <w:proofErr w:type="spellStart"/>
      <w:r>
        <w:t>epilimnetic</w:t>
      </w:r>
      <w:proofErr w:type="spellEnd"/>
      <w:r>
        <w:t xml:space="preserve"> stratification in lakes. Aquatic Sciences, 70:123-133.</w:t>
      </w:r>
    </w:p>
    <w:p w14:paraId="07995F11" w14:textId="77777777" w:rsidR="007F44F5" w:rsidRDefault="007F44F5" w:rsidP="00255FE0">
      <w:pPr>
        <w:spacing w:line="480" w:lineRule="auto"/>
        <w:ind w:hanging="720"/>
      </w:pPr>
    </w:p>
    <w:p w14:paraId="16D2ADA3" w14:textId="28AFE3FD" w:rsidR="007F44F5" w:rsidRDefault="007F44F5" w:rsidP="00255FE0">
      <w:pPr>
        <w:spacing w:line="480" w:lineRule="auto"/>
        <w:ind w:hanging="720"/>
      </w:pPr>
      <w:r>
        <w:t>Capone</w:t>
      </w:r>
      <w:r w:rsidR="00D029F6">
        <w:t xml:space="preserve"> DG,</w:t>
      </w:r>
      <w:r>
        <w:t xml:space="preserve"> </w:t>
      </w:r>
      <w:proofErr w:type="spellStart"/>
      <w:r>
        <w:t>Kiene</w:t>
      </w:r>
      <w:proofErr w:type="spellEnd"/>
      <w:r w:rsidR="00D029F6">
        <w:t xml:space="preserve"> RP</w:t>
      </w:r>
      <w:r>
        <w:t xml:space="preserve">. </w:t>
      </w:r>
      <w:r w:rsidR="00D029F6">
        <w:t xml:space="preserve">1988. </w:t>
      </w:r>
      <w:r>
        <w:t xml:space="preserve">Comparison of microbial dynamics in marine and freshwater sediments: Contrasts in anaerobic carbon catabolism. Limnology and Oceanography, 33:725-749. </w:t>
      </w:r>
    </w:p>
    <w:p w14:paraId="21E0CFC4" w14:textId="77777777" w:rsidR="007F44F5" w:rsidRDefault="007F44F5" w:rsidP="00255FE0">
      <w:pPr>
        <w:spacing w:line="480" w:lineRule="auto"/>
        <w:ind w:hanging="720"/>
      </w:pPr>
    </w:p>
    <w:p w14:paraId="2B5C1591" w14:textId="2D121044" w:rsidR="007F44F5" w:rsidRDefault="007F44F5" w:rsidP="00255FE0">
      <w:pPr>
        <w:spacing w:line="480" w:lineRule="auto"/>
        <w:ind w:hanging="720"/>
      </w:pPr>
      <w:r>
        <w:t>Carpenter</w:t>
      </w:r>
      <w:r w:rsidR="00D029F6">
        <w:t xml:space="preserve"> JH</w:t>
      </w:r>
      <w:r>
        <w:t xml:space="preserve">. </w:t>
      </w:r>
      <w:r w:rsidR="00D029F6">
        <w:t xml:space="preserve">1965. </w:t>
      </w:r>
      <w:r>
        <w:t xml:space="preserve">The Chesapeake Bay Institute technique for the Winkler dissolved oxygen method. Limnology and Oceanography, 10:141-143. </w:t>
      </w:r>
    </w:p>
    <w:p w14:paraId="488F5BB5" w14:textId="77777777" w:rsidR="007F44F5" w:rsidRDefault="007F44F5" w:rsidP="00255FE0">
      <w:pPr>
        <w:spacing w:line="480" w:lineRule="auto"/>
        <w:ind w:hanging="720"/>
      </w:pPr>
    </w:p>
    <w:p w14:paraId="06B41CDE" w14:textId="2CC48F6D" w:rsidR="007F44F5" w:rsidRDefault="00D029F6" w:rsidP="00255FE0">
      <w:pPr>
        <w:spacing w:line="480" w:lineRule="auto"/>
        <w:ind w:hanging="720"/>
      </w:pPr>
      <w:r>
        <w:t xml:space="preserve">Clair TA, </w:t>
      </w:r>
      <w:proofErr w:type="spellStart"/>
      <w:r>
        <w:t>Ehrman</w:t>
      </w:r>
      <w:proofErr w:type="spellEnd"/>
      <w:r>
        <w:t xml:space="preserve"> JM, </w:t>
      </w:r>
      <w:r w:rsidR="007F44F5">
        <w:t>Higuchi</w:t>
      </w:r>
      <w:r>
        <w:t xml:space="preserve"> H</w:t>
      </w:r>
      <w:r w:rsidR="007F44F5">
        <w:t xml:space="preserve">. </w:t>
      </w:r>
      <w:r>
        <w:t xml:space="preserve">1999. </w:t>
      </w:r>
      <w:r w:rsidR="007F44F5">
        <w:t xml:space="preserve">Changes in freshwater carbon exports from Canadian terrestrial basins to lakes and estuaries under a 2x CO2 atmospheric scenario. </w:t>
      </w:r>
      <w:proofErr w:type="gramStart"/>
      <w:r w:rsidR="007F44F5">
        <w:t>Global Biogeochemical Cycles, 13:1091-1097, 1999.</w:t>
      </w:r>
      <w:proofErr w:type="gramEnd"/>
      <w:r w:rsidR="007F44F5">
        <w:t xml:space="preserve"> </w:t>
      </w:r>
    </w:p>
    <w:p w14:paraId="3EBE0FDD" w14:textId="77777777" w:rsidR="007F44F5" w:rsidRDefault="007F44F5" w:rsidP="00255FE0">
      <w:pPr>
        <w:spacing w:line="480" w:lineRule="auto"/>
        <w:ind w:hanging="720"/>
      </w:pPr>
    </w:p>
    <w:p w14:paraId="46C4252C" w14:textId="208B64E0" w:rsidR="007F44F5" w:rsidRDefault="007F44F5" w:rsidP="00255FE0">
      <w:pPr>
        <w:spacing w:line="480" w:lineRule="auto"/>
        <w:ind w:hanging="720"/>
      </w:pPr>
      <w:r>
        <w:t>Clark</w:t>
      </w:r>
      <w:r w:rsidR="00D029F6">
        <w:t xml:space="preserve"> CD</w:t>
      </w:r>
      <w:r>
        <w:t xml:space="preserve">, </w:t>
      </w:r>
      <w:proofErr w:type="spellStart"/>
      <w:r>
        <w:t>Hiscock</w:t>
      </w:r>
      <w:proofErr w:type="spellEnd"/>
      <w:r w:rsidR="00D029F6">
        <w:t xml:space="preserve"> WT</w:t>
      </w:r>
      <w:r>
        <w:t xml:space="preserve">, </w:t>
      </w:r>
      <w:proofErr w:type="spellStart"/>
      <w:r>
        <w:t>Millero</w:t>
      </w:r>
      <w:proofErr w:type="spellEnd"/>
      <w:r w:rsidR="00D029F6">
        <w:t xml:space="preserve"> FJ</w:t>
      </w:r>
      <w:r>
        <w:t>, Hitchcock</w:t>
      </w:r>
      <w:r w:rsidR="00D029F6">
        <w:t xml:space="preserve"> G</w:t>
      </w:r>
      <w:proofErr w:type="gramStart"/>
      <w:r>
        <w:t>,  Brand</w:t>
      </w:r>
      <w:proofErr w:type="gramEnd"/>
      <w:r w:rsidR="00D029F6">
        <w:t xml:space="preserve"> L</w:t>
      </w:r>
      <w:r>
        <w:t>, Miller</w:t>
      </w:r>
      <w:r w:rsidR="00D029F6">
        <w:t xml:space="preserve"> WL</w:t>
      </w:r>
      <w:r>
        <w:t xml:space="preserve">, </w:t>
      </w:r>
      <w:proofErr w:type="spellStart"/>
      <w:r>
        <w:t>Ziolkowski</w:t>
      </w:r>
      <w:proofErr w:type="spellEnd"/>
      <w:r w:rsidR="00D029F6">
        <w:t xml:space="preserve"> L</w:t>
      </w:r>
      <w:r>
        <w:t>, Chen</w:t>
      </w:r>
      <w:r w:rsidR="00D029F6">
        <w:t xml:space="preserve"> RF</w:t>
      </w:r>
      <w:r>
        <w:t xml:space="preserve">, </w:t>
      </w:r>
      <w:proofErr w:type="spellStart"/>
      <w:r>
        <w:t>Zitka</w:t>
      </w:r>
      <w:proofErr w:type="spellEnd"/>
      <w:r w:rsidR="00D029F6">
        <w:t xml:space="preserve"> RG</w:t>
      </w:r>
      <w:r>
        <w:t xml:space="preserve">. </w:t>
      </w:r>
      <w:r w:rsidR="00D029F6">
        <w:t xml:space="preserve">2004. </w:t>
      </w:r>
      <w:r>
        <w:t xml:space="preserve">CDOM distribution and co2 production on the Southwest Florida Shelf. Marine Chemistry, 89:145-167. </w:t>
      </w:r>
    </w:p>
    <w:p w14:paraId="7BCC8A3C" w14:textId="77777777" w:rsidR="007F44F5" w:rsidRDefault="007F44F5" w:rsidP="00255FE0">
      <w:pPr>
        <w:spacing w:line="480" w:lineRule="auto"/>
        <w:ind w:hanging="720"/>
      </w:pPr>
    </w:p>
    <w:p w14:paraId="6DD2EF7C" w14:textId="1B9C3000" w:rsidR="007F44F5" w:rsidRDefault="007F44F5" w:rsidP="00255FE0">
      <w:pPr>
        <w:spacing w:line="480" w:lineRule="auto"/>
        <w:ind w:hanging="720"/>
      </w:pPr>
      <w:r>
        <w:t>Cole</w:t>
      </w:r>
      <w:r w:rsidR="00D029F6">
        <w:t xml:space="preserve"> JJ</w:t>
      </w:r>
      <w:r>
        <w:t>, Prairie</w:t>
      </w:r>
      <w:r w:rsidR="00D029F6">
        <w:t xml:space="preserve"> YT</w:t>
      </w:r>
      <w:r>
        <w:t xml:space="preserve">, </w:t>
      </w:r>
      <w:proofErr w:type="spellStart"/>
      <w:r>
        <w:t>Caraco</w:t>
      </w:r>
      <w:proofErr w:type="spellEnd"/>
      <w:r w:rsidR="00D029F6">
        <w:t xml:space="preserve"> NT</w:t>
      </w:r>
      <w:r>
        <w:t>, McDowell</w:t>
      </w:r>
      <w:r w:rsidR="00D029F6">
        <w:t xml:space="preserve"> WH</w:t>
      </w:r>
      <w:r>
        <w:t xml:space="preserve">, </w:t>
      </w:r>
      <w:proofErr w:type="spellStart"/>
      <w:r>
        <w:t>Tranvik</w:t>
      </w:r>
      <w:proofErr w:type="spellEnd"/>
      <w:r w:rsidR="00875067">
        <w:t xml:space="preserve"> LJ</w:t>
      </w:r>
      <w:r>
        <w:t xml:space="preserve">, </w:t>
      </w:r>
      <w:proofErr w:type="spellStart"/>
      <w:r>
        <w:t>Striegl</w:t>
      </w:r>
      <w:proofErr w:type="spellEnd"/>
      <w:r w:rsidR="00D029F6">
        <w:t xml:space="preserve"> RG</w:t>
      </w:r>
      <w:r>
        <w:t xml:space="preserve">, </w:t>
      </w:r>
      <w:proofErr w:type="spellStart"/>
      <w:r>
        <w:t>Duartie</w:t>
      </w:r>
      <w:proofErr w:type="spellEnd"/>
      <w:r w:rsidR="00D029F6">
        <w:t xml:space="preserve"> CM</w:t>
      </w:r>
      <w:r>
        <w:t xml:space="preserve">, </w:t>
      </w:r>
      <w:proofErr w:type="spellStart"/>
      <w:r>
        <w:t>Kortelainen</w:t>
      </w:r>
      <w:proofErr w:type="spellEnd"/>
      <w:r w:rsidR="00D029F6">
        <w:t xml:space="preserve"> P</w:t>
      </w:r>
      <w:r>
        <w:t>, Downing</w:t>
      </w:r>
      <w:r w:rsidR="00D029F6">
        <w:t xml:space="preserve"> JA</w:t>
      </w:r>
      <w:r>
        <w:t>, Middelburg</w:t>
      </w:r>
      <w:r w:rsidR="00D029F6">
        <w:t xml:space="preserve"> JJ, </w:t>
      </w:r>
      <w:proofErr w:type="spellStart"/>
      <w:r>
        <w:t>Melack</w:t>
      </w:r>
      <w:proofErr w:type="spellEnd"/>
      <w:r w:rsidR="00D029F6">
        <w:t xml:space="preserve"> J</w:t>
      </w:r>
      <w:r>
        <w:t xml:space="preserve">. </w:t>
      </w:r>
      <w:r w:rsidR="00D029F6">
        <w:t xml:space="preserve">2007. </w:t>
      </w:r>
      <w:r>
        <w:t>Plumbing the global carbon cycle: Integrating inland waters into the terrestrial carbon budget</w:t>
      </w:r>
      <w:r w:rsidR="00D029F6">
        <w:t>. Ecosystems, 10:171-184.</w:t>
      </w:r>
    </w:p>
    <w:p w14:paraId="70E01595" w14:textId="77777777" w:rsidR="007F44F5" w:rsidRDefault="007F44F5" w:rsidP="00255FE0">
      <w:pPr>
        <w:spacing w:line="480" w:lineRule="auto"/>
        <w:ind w:hanging="720"/>
      </w:pPr>
    </w:p>
    <w:p w14:paraId="33D9D8F0" w14:textId="476442A8" w:rsidR="0078504F" w:rsidRDefault="0078504F" w:rsidP="00255FE0">
      <w:pPr>
        <w:spacing w:line="480" w:lineRule="auto"/>
        <w:ind w:hanging="720"/>
      </w:pPr>
      <w:r>
        <w:t xml:space="preserve">Cornwell JC, </w:t>
      </w:r>
      <w:proofErr w:type="spellStart"/>
      <w:r>
        <w:t>Kipphut</w:t>
      </w:r>
      <w:proofErr w:type="spellEnd"/>
      <w:r>
        <w:t xml:space="preserve"> GW. 1992. Biogeochemistry of manganese- and iron-rich sediments in Toolik Lake, Alaska. </w:t>
      </w:r>
      <w:proofErr w:type="spellStart"/>
      <w:r>
        <w:t>Hydrobiologia</w:t>
      </w:r>
      <w:proofErr w:type="spellEnd"/>
      <w:r>
        <w:t>, 240:45-59.</w:t>
      </w:r>
    </w:p>
    <w:p w14:paraId="7AA55D4E" w14:textId="77777777" w:rsidR="009E5B8D" w:rsidRDefault="009E5B8D" w:rsidP="00255FE0">
      <w:pPr>
        <w:spacing w:line="480" w:lineRule="auto"/>
        <w:ind w:hanging="720"/>
      </w:pPr>
    </w:p>
    <w:p w14:paraId="503A5478" w14:textId="4D792020" w:rsidR="007F44F5" w:rsidRDefault="007F44F5" w:rsidP="00255FE0">
      <w:pPr>
        <w:spacing w:line="480" w:lineRule="auto"/>
        <w:ind w:hanging="720"/>
      </w:pPr>
      <w:proofErr w:type="spellStart"/>
      <w:r>
        <w:t>Dedieu</w:t>
      </w:r>
      <w:proofErr w:type="spellEnd"/>
      <w:r w:rsidR="00CA104C">
        <w:t xml:space="preserve"> K, </w:t>
      </w:r>
      <w:proofErr w:type="spellStart"/>
      <w:r>
        <w:t>Rabouille</w:t>
      </w:r>
      <w:proofErr w:type="spellEnd"/>
      <w:r w:rsidR="00CA104C">
        <w:t xml:space="preserve"> C</w:t>
      </w:r>
      <w:r>
        <w:t>, Gilbert</w:t>
      </w:r>
      <w:r w:rsidR="00CA104C">
        <w:t xml:space="preserve"> F</w:t>
      </w:r>
      <w:r>
        <w:t xml:space="preserve">, </w:t>
      </w:r>
      <w:proofErr w:type="spellStart"/>
      <w:r>
        <w:t>Soetaert</w:t>
      </w:r>
      <w:proofErr w:type="spellEnd"/>
      <w:r w:rsidR="00CA104C">
        <w:t xml:space="preserve"> K</w:t>
      </w:r>
      <w:r>
        <w:t>, Metzger</w:t>
      </w:r>
      <w:r w:rsidR="00CA104C">
        <w:t xml:space="preserve"> E</w:t>
      </w:r>
      <w:r>
        <w:t xml:space="preserve">, </w:t>
      </w:r>
      <w:proofErr w:type="spellStart"/>
      <w:r>
        <w:t>Simonucci</w:t>
      </w:r>
      <w:proofErr w:type="spellEnd"/>
      <w:r w:rsidR="00CA104C">
        <w:t xml:space="preserve"> C</w:t>
      </w:r>
      <w:r>
        <w:t xml:space="preserve">, </w:t>
      </w:r>
      <w:proofErr w:type="spellStart"/>
      <w:r w:rsidR="00CA104C">
        <w:t>J</w:t>
      </w:r>
      <w:r>
        <w:t>ezequel</w:t>
      </w:r>
      <w:proofErr w:type="spellEnd"/>
      <w:r w:rsidR="00CA104C">
        <w:t xml:space="preserve"> D</w:t>
      </w:r>
      <w:r>
        <w:t xml:space="preserve">, </w:t>
      </w:r>
      <w:proofErr w:type="spellStart"/>
      <w:r>
        <w:t>Prevot</w:t>
      </w:r>
      <w:proofErr w:type="spellEnd"/>
      <w:r w:rsidR="00CA104C">
        <w:t xml:space="preserve"> F</w:t>
      </w:r>
      <w:r>
        <w:t>, Anschutz</w:t>
      </w:r>
      <w:r w:rsidR="00CA104C">
        <w:t xml:space="preserve"> P</w:t>
      </w:r>
      <w:r>
        <w:t xml:space="preserve">, </w:t>
      </w:r>
      <w:proofErr w:type="spellStart"/>
      <w:r>
        <w:t>Hulth</w:t>
      </w:r>
      <w:proofErr w:type="spellEnd"/>
      <w:r w:rsidR="00CA104C">
        <w:t xml:space="preserve"> S</w:t>
      </w:r>
      <w:r>
        <w:t xml:space="preserve">, </w:t>
      </w:r>
      <w:proofErr w:type="spellStart"/>
      <w:r>
        <w:t>Ogier</w:t>
      </w:r>
      <w:proofErr w:type="spellEnd"/>
      <w:r w:rsidR="00CA104C">
        <w:t xml:space="preserve"> S</w:t>
      </w:r>
      <w:r>
        <w:t xml:space="preserve">, </w:t>
      </w:r>
      <w:proofErr w:type="spellStart"/>
      <w:r>
        <w:t>Mesnage</w:t>
      </w:r>
      <w:proofErr w:type="spellEnd"/>
      <w:r w:rsidR="00CA104C">
        <w:t xml:space="preserve"> V</w:t>
      </w:r>
      <w:r>
        <w:t xml:space="preserve">. </w:t>
      </w:r>
      <w:r w:rsidR="00CA104C">
        <w:t xml:space="preserve">2007. </w:t>
      </w:r>
      <w:r>
        <w:t xml:space="preserve">Coupling of carbon, nitrogen and oxygen cycles in sediments from a Mediterranean lagoon: a seasonal perspective. Marine Ecology Progress </w:t>
      </w:r>
      <w:r w:rsidR="00CA104C">
        <w:t>Series, 346:45-59.</w:t>
      </w:r>
    </w:p>
    <w:p w14:paraId="753FFA8D" w14:textId="77777777" w:rsidR="00B73204" w:rsidRDefault="00B73204" w:rsidP="00255FE0">
      <w:pPr>
        <w:spacing w:line="480" w:lineRule="auto"/>
        <w:ind w:hanging="720"/>
      </w:pPr>
    </w:p>
    <w:p w14:paraId="5FA8E3A6" w14:textId="487CC28A" w:rsidR="007F44F5" w:rsidRDefault="00B73204" w:rsidP="00255FE0">
      <w:pPr>
        <w:spacing w:line="480" w:lineRule="auto"/>
        <w:ind w:hanging="720"/>
      </w:pPr>
      <w:proofErr w:type="gramStart"/>
      <w:r>
        <w:t>den</w:t>
      </w:r>
      <w:proofErr w:type="gramEnd"/>
      <w:r>
        <w:t xml:space="preserve"> </w:t>
      </w:r>
      <w:proofErr w:type="spellStart"/>
      <w:r>
        <w:t>Heyer</w:t>
      </w:r>
      <w:proofErr w:type="spellEnd"/>
      <w:r>
        <w:t xml:space="preserve"> C, </w:t>
      </w:r>
      <w:proofErr w:type="spellStart"/>
      <w:r>
        <w:t>Kalff</w:t>
      </w:r>
      <w:proofErr w:type="spellEnd"/>
      <w:r>
        <w:t xml:space="preserve"> J. 1998. Organic matter mineralization rates in sediments: A within and among lake study. Limnology and Oceanography, 43:695-705.</w:t>
      </w:r>
    </w:p>
    <w:p w14:paraId="05F2A3A6" w14:textId="77777777" w:rsidR="00B73204" w:rsidRDefault="00B73204" w:rsidP="00255FE0">
      <w:pPr>
        <w:spacing w:line="480" w:lineRule="auto"/>
        <w:ind w:hanging="720"/>
      </w:pPr>
    </w:p>
    <w:p w14:paraId="1EF9AD30" w14:textId="77777777" w:rsidR="00C20EE4" w:rsidRDefault="007F44F5" w:rsidP="00255FE0">
      <w:pPr>
        <w:spacing w:line="480" w:lineRule="auto"/>
        <w:ind w:hanging="720"/>
      </w:pPr>
      <w:r>
        <w:t xml:space="preserve">ESRI. </w:t>
      </w:r>
      <w:r w:rsidR="00CA104C">
        <w:t xml:space="preserve">2006. </w:t>
      </w:r>
      <w:proofErr w:type="spellStart"/>
      <w:r>
        <w:t>ArcINFO</w:t>
      </w:r>
      <w:proofErr w:type="spellEnd"/>
      <w:r>
        <w:t>. Environmental Systems Research Institute, Inc. Redlands, CA.</w:t>
      </w:r>
    </w:p>
    <w:p w14:paraId="68C75323" w14:textId="6B75CB2C" w:rsidR="007F44F5" w:rsidRDefault="007F44F5" w:rsidP="00255FE0">
      <w:pPr>
        <w:spacing w:line="480" w:lineRule="auto"/>
        <w:ind w:hanging="720"/>
      </w:pPr>
      <w:r>
        <w:t xml:space="preserve"> </w:t>
      </w:r>
    </w:p>
    <w:p w14:paraId="41CD53DC" w14:textId="1811EC28" w:rsidR="007F44F5" w:rsidRDefault="007F44F5" w:rsidP="00255FE0">
      <w:pPr>
        <w:spacing w:line="480" w:lineRule="auto"/>
        <w:ind w:hanging="720"/>
      </w:pPr>
      <w:r>
        <w:t>Evans</w:t>
      </w:r>
      <w:r w:rsidR="006B6743">
        <w:t xml:space="preserve"> CD</w:t>
      </w:r>
      <w:r>
        <w:t xml:space="preserve">, </w:t>
      </w:r>
      <w:proofErr w:type="spellStart"/>
      <w:r>
        <w:t>Monteith</w:t>
      </w:r>
      <w:proofErr w:type="spellEnd"/>
      <w:r w:rsidR="006B6743">
        <w:t xml:space="preserve"> DT</w:t>
      </w:r>
      <w:r>
        <w:t>, Cooper</w:t>
      </w:r>
      <w:r w:rsidR="006B6743">
        <w:t xml:space="preserve"> DM</w:t>
      </w:r>
      <w:r>
        <w:t xml:space="preserve">. </w:t>
      </w:r>
      <w:r w:rsidR="006B6743">
        <w:t xml:space="preserve">2005. </w:t>
      </w:r>
      <w:r>
        <w:t xml:space="preserve">Long-term increases in surface water dissolved organic carbon: Observations, possible causes and environmental impacts. Environmental Pollution, 137:55-71. </w:t>
      </w:r>
    </w:p>
    <w:p w14:paraId="6D322E25" w14:textId="77777777" w:rsidR="007F44F5" w:rsidRDefault="007F44F5" w:rsidP="00255FE0">
      <w:pPr>
        <w:spacing w:line="480" w:lineRule="auto"/>
        <w:ind w:hanging="720"/>
      </w:pPr>
    </w:p>
    <w:p w14:paraId="7D16F935" w14:textId="3CEACA01" w:rsidR="007F44F5" w:rsidRDefault="007F44F5" w:rsidP="00255FE0">
      <w:pPr>
        <w:spacing w:line="480" w:lineRule="auto"/>
        <w:ind w:hanging="720"/>
      </w:pPr>
      <w:proofErr w:type="gramStart"/>
      <w:r>
        <w:t>Evans</w:t>
      </w:r>
      <w:r w:rsidR="006B6743">
        <w:t xml:space="preserve"> CD</w:t>
      </w:r>
      <w:r>
        <w:t xml:space="preserve">, </w:t>
      </w:r>
      <w:proofErr w:type="spellStart"/>
      <w:r>
        <w:t>Pippa</w:t>
      </w:r>
      <w:proofErr w:type="spellEnd"/>
      <w:r w:rsidR="006B6743">
        <w:t xml:space="preserve"> JC</w:t>
      </w:r>
      <w:r>
        <w:t>, Clark</w:t>
      </w:r>
      <w:r w:rsidR="006B6743">
        <w:t xml:space="preserve"> JM</w:t>
      </w:r>
      <w:r>
        <w:t xml:space="preserve">, </w:t>
      </w:r>
      <w:proofErr w:type="spellStart"/>
      <w:r>
        <w:t>Monteith</w:t>
      </w:r>
      <w:proofErr w:type="spellEnd"/>
      <w:r w:rsidR="006B6743">
        <w:t xml:space="preserve"> DT</w:t>
      </w:r>
      <w:r>
        <w:t xml:space="preserve">, </w:t>
      </w:r>
      <w:proofErr w:type="spellStart"/>
      <w:r>
        <w:t>Cresser</w:t>
      </w:r>
      <w:proofErr w:type="spellEnd"/>
      <w:r w:rsidR="006B6743">
        <w:t xml:space="preserve"> MS</w:t>
      </w:r>
      <w:r>
        <w:t xml:space="preserve">. </w:t>
      </w:r>
      <w:r w:rsidR="00174715">
        <w:t>200</w:t>
      </w:r>
      <w:r w:rsidR="006B6743">
        <w:t>6.</w:t>
      </w:r>
      <w:proofErr w:type="gramEnd"/>
      <w:r w:rsidR="006B6743">
        <w:t xml:space="preserve"> </w:t>
      </w:r>
      <w:r>
        <w:t xml:space="preserve">Alternative explanations for rising dissolved organic carbon export from organic soils. Global Change Biology, 12:2044-2053. </w:t>
      </w:r>
    </w:p>
    <w:p w14:paraId="61F48D8D" w14:textId="77777777" w:rsidR="00C20EE4" w:rsidRDefault="00C20EE4" w:rsidP="00255FE0">
      <w:pPr>
        <w:spacing w:line="480" w:lineRule="auto"/>
        <w:ind w:hanging="720"/>
      </w:pPr>
    </w:p>
    <w:p w14:paraId="756361BC" w14:textId="454C6634" w:rsidR="007F44F5" w:rsidRDefault="007F44F5" w:rsidP="00255FE0">
      <w:pPr>
        <w:spacing w:line="480" w:lineRule="auto"/>
        <w:ind w:hanging="720"/>
      </w:pPr>
      <w:r>
        <w:t>Fee</w:t>
      </w:r>
      <w:r w:rsidR="00C20EE4">
        <w:t xml:space="preserve"> EJ</w:t>
      </w:r>
      <w:r>
        <w:t xml:space="preserve">, </w:t>
      </w:r>
      <w:proofErr w:type="spellStart"/>
      <w:r>
        <w:t>Hecky</w:t>
      </w:r>
      <w:proofErr w:type="spellEnd"/>
      <w:r w:rsidR="00C20EE4">
        <w:t xml:space="preserve"> RE</w:t>
      </w:r>
      <w:r>
        <w:t xml:space="preserve">, </w:t>
      </w:r>
      <w:proofErr w:type="spellStart"/>
      <w:r>
        <w:t>Kasian</w:t>
      </w:r>
      <w:proofErr w:type="spellEnd"/>
      <w:r w:rsidR="00C20EE4">
        <w:t xml:space="preserve"> SEM</w:t>
      </w:r>
      <w:r>
        <w:t>, Cruikshank</w:t>
      </w:r>
      <w:r w:rsidR="00C20EE4">
        <w:t xml:space="preserve"> DR</w:t>
      </w:r>
      <w:r>
        <w:t xml:space="preserve">. </w:t>
      </w:r>
      <w:r w:rsidR="00C20EE4">
        <w:t xml:space="preserve">1996. </w:t>
      </w:r>
      <w:proofErr w:type="gramStart"/>
      <w:r>
        <w:t>Effects of lake size, water clarity, and climatic variability on mixing depths in Canadian Shield lakes.</w:t>
      </w:r>
      <w:proofErr w:type="gramEnd"/>
      <w:r>
        <w:t xml:space="preserve"> Limnology and Oceano</w:t>
      </w:r>
      <w:r w:rsidR="006B6743">
        <w:t>graphy, 41:912-920.</w:t>
      </w:r>
      <w:r>
        <w:t xml:space="preserve"> </w:t>
      </w:r>
    </w:p>
    <w:p w14:paraId="39212F49" w14:textId="77777777" w:rsidR="007F44F5" w:rsidRDefault="007F44F5" w:rsidP="00255FE0">
      <w:pPr>
        <w:spacing w:line="480" w:lineRule="auto"/>
        <w:ind w:hanging="720"/>
      </w:pPr>
    </w:p>
    <w:p w14:paraId="00A95054" w14:textId="33681308" w:rsidR="007F44F5" w:rsidRDefault="006B6743" w:rsidP="00255FE0">
      <w:pPr>
        <w:spacing w:line="480" w:lineRule="auto"/>
        <w:ind w:hanging="720"/>
      </w:pPr>
      <w:r>
        <w:t xml:space="preserve">Flanagan KM, </w:t>
      </w:r>
      <w:r w:rsidR="007F44F5">
        <w:t>McCauley</w:t>
      </w:r>
      <w:r>
        <w:t xml:space="preserve"> E</w:t>
      </w:r>
      <w:r w:rsidR="007F44F5">
        <w:t xml:space="preserve">. </w:t>
      </w:r>
      <w:r>
        <w:t xml:space="preserve">2010. </w:t>
      </w:r>
      <w:r w:rsidR="007F44F5">
        <w:t xml:space="preserve">Experimental warming increases CO2 saturation in a shallow prairie pond. </w:t>
      </w:r>
      <w:proofErr w:type="gramStart"/>
      <w:r w:rsidR="007F44F5">
        <w:t>Aquatic Ecology, 44:749-759, 2010.</w:t>
      </w:r>
      <w:proofErr w:type="gramEnd"/>
      <w:r w:rsidR="007F44F5">
        <w:t xml:space="preserve"> </w:t>
      </w:r>
    </w:p>
    <w:p w14:paraId="491FE873" w14:textId="77777777" w:rsidR="007F44F5" w:rsidRDefault="007F44F5" w:rsidP="00255FE0">
      <w:pPr>
        <w:spacing w:line="480" w:lineRule="auto"/>
        <w:ind w:hanging="720"/>
      </w:pPr>
    </w:p>
    <w:p w14:paraId="7A7B50B2" w14:textId="76E5C266" w:rsidR="007F44F5" w:rsidRDefault="007F44F5" w:rsidP="00255FE0">
      <w:pPr>
        <w:spacing w:line="480" w:lineRule="auto"/>
        <w:ind w:hanging="720"/>
      </w:pPr>
      <w:r>
        <w:t>Fortino</w:t>
      </w:r>
      <w:r w:rsidR="006B6743">
        <w:t xml:space="preserve"> K</w:t>
      </w:r>
      <w:r>
        <w:t xml:space="preserve">. </w:t>
      </w:r>
      <w:r w:rsidR="006B6743">
        <w:t xml:space="preserve">2010. </w:t>
      </w:r>
      <w:proofErr w:type="gramStart"/>
      <w:r>
        <w:t>Organic Matter Processing in Arctic Lake Sediments.</w:t>
      </w:r>
      <w:proofErr w:type="gramEnd"/>
      <w:r>
        <w:t xml:space="preserve"> </w:t>
      </w:r>
      <w:proofErr w:type="gramStart"/>
      <w:r>
        <w:t>PhD thesis, University of North Carolina at Chapel Hill.</w:t>
      </w:r>
      <w:proofErr w:type="gramEnd"/>
      <w:r>
        <w:t xml:space="preserve"> </w:t>
      </w:r>
    </w:p>
    <w:p w14:paraId="682550F4" w14:textId="77777777" w:rsidR="007F44F5" w:rsidRDefault="007F44F5" w:rsidP="00255FE0">
      <w:pPr>
        <w:spacing w:line="480" w:lineRule="auto"/>
        <w:ind w:hanging="720"/>
      </w:pPr>
    </w:p>
    <w:p w14:paraId="67D3C6FB" w14:textId="70FF306C" w:rsidR="007F44F5" w:rsidRDefault="007F44F5" w:rsidP="00255FE0">
      <w:pPr>
        <w:spacing w:line="480" w:lineRule="auto"/>
        <w:ind w:hanging="720"/>
      </w:pPr>
      <w:r>
        <w:t>Forsberg</w:t>
      </w:r>
      <w:r w:rsidR="006B6743">
        <w:t xml:space="preserve"> C</w:t>
      </w:r>
      <w:r>
        <w:t xml:space="preserve">. </w:t>
      </w:r>
      <w:r w:rsidR="006B6743">
        <w:t xml:space="preserve">1992. </w:t>
      </w:r>
      <w:r>
        <w:t xml:space="preserve">Will an increased greenhouse impact in </w:t>
      </w:r>
      <w:proofErr w:type="spellStart"/>
      <w:r>
        <w:t>Fennoscandia</w:t>
      </w:r>
      <w:proofErr w:type="spellEnd"/>
      <w:r>
        <w:t xml:space="preserve"> give rise to more </w:t>
      </w:r>
      <w:proofErr w:type="spellStart"/>
      <w:r>
        <w:t>humic</w:t>
      </w:r>
      <w:proofErr w:type="spellEnd"/>
      <w:r>
        <w:t xml:space="preserve"> and colored </w:t>
      </w:r>
      <w:proofErr w:type="gramStart"/>
      <w:r>
        <w:t>lakes.</w:t>
      </w:r>
      <w:proofErr w:type="gramEnd"/>
      <w:r>
        <w:t xml:space="preserve"> </w:t>
      </w:r>
      <w:proofErr w:type="spellStart"/>
      <w:r>
        <w:t>Hydrobiologia</w:t>
      </w:r>
      <w:proofErr w:type="spellEnd"/>
      <w:r>
        <w:t xml:space="preserve">, 229:51-58. </w:t>
      </w:r>
    </w:p>
    <w:p w14:paraId="7A9F7DEC" w14:textId="77777777" w:rsidR="007F44F5" w:rsidRDefault="007F44F5" w:rsidP="00255FE0">
      <w:pPr>
        <w:spacing w:line="480" w:lineRule="auto"/>
        <w:ind w:hanging="720"/>
      </w:pPr>
    </w:p>
    <w:p w14:paraId="42857C67" w14:textId="49028AED" w:rsidR="007F44F5" w:rsidRDefault="00F13505" w:rsidP="00255FE0">
      <w:pPr>
        <w:spacing w:line="480" w:lineRule="auto"/>
        <w:ind w:hanging="720"/>
      </w:pPr>
      <w:r>
        <w:t xml:space="preserve">Frey </w:t>
      </w:r>
      <w:proofErr w:type="spellStart"/>
      <w:r>
        <w:t>KE</w:t>
      </w:r>
      <w:proofErr w:type="gramStart"/>
      <w:r>
        <w:t>,</w:t>
      </w:r>
      <w:r w:rsidR="007F44F5">
        <w:t>Smith</w:t>
      </w:r>
      <w:proofErr w:type="spellEnd"/>
      <w:proofErr w:type="gramEnd"/>
      <w:r>
        <w:t xml:space="preserve"> LC</w:t>
      </w:r>
      <w:r w:rsidR="007F44F5">
        <w:t xml:space="preserve">. </w:t>
      </w:r>
      <w:r>
        <w:t xml:space="preserve">2005. </w:t>
      </w:r>
      <w:r w:rsidR="007F44F5">
        <w:t xml:space="preserve">Amplified carbon release from vast West Siberian </w:t>
      </w:r>
      <w:proofErr w:type="spellStart"/>
      <w:r w:rsidR="007F44F5">
        <w:t>peatlands</w:t>
      </w:r>
      <w:proofErr w:type="spellEnd"/>
      <w:r w:rsidR="007F44F5">
        <w:t xml:space="preserve"> by 2010. Geophysical Research Letters, 32:L09401, doi</w:t>
      </w:r>
      <w:proofErr w:type="gramStart"/>
      <w:r w:rsidR="007F44F5">
        <w:t>:</w:t>
      </w:r>
      <w:r>
        <w:t>10.1029</w:t>
      </w:r>
      <w:proofErr w:type="gramEnd"/>
      <w:r>
        <w:t>/2004GL022025</w:t>
      </w:r>
      <w:r w:rsidR="007F44F5">
        <w:t xml:space="preserve">. </w:t>
      </w:r>
    </w:p>
    <w:p w14:paraId="53AECC68" w14:textId="77777777" w:rsidR="007F44F5" w:rsidRDefault="007F44F5" w:rsidP="00255FE0">
      <w:pPr>
        <w:spacing w:line="480" w:lineRule="auto"/>
        <w:ind w:hanging="720"/>
      </w:pPr>
    </w:p>
    <w:p w14:paraId="16024081" w14:textId="233FBFB6" w:rsidR="007F44F5" w:rsidRDefault="007F44F5" w:rsidP="00255FE0">
      <w:pPr>
        <w:spacing w:line="480" w:lineRule="auto"/>
        <w:ind w:hanging="720"/>
      </w:pPr>
      <w:proofErr w:type="spellStart"/>
      <w:r>
        <w:t>Gotelli</w:t>
      </w:r>
      <w:proofErr w:type="spellEnd"/>
      <w:r w:rsidR="00F13505">
        <w:t xml:space="preserve"> NJ,</w:t>
      </w:r>
      <w:r>
        <w:t xml:space="preserve"> Ellison</w:t>
      </w:r>
      <w:r w:rsidR="00F13505">
        <w:t xml:space="preserve"> </w:t>
      </w:r>
      <w:proofErr w:type="gramStart"/>
      <w:r w:rsidR="00F13505">
        <w:t>AM</w:t>
      </w:r>
      <w:proofErr w:type="gramEnd"/>
      <w:r>
        <w:t xml:space="preserve">. </w:t>
      </w:r>
      <w:r w:rsidR="00F13505">
        <w:t xml:space="preserve">2004. </w:t>
      </w:r>
      <w:r>
        <w:t>A Primer of Ecological Statistic</w:t>
      </w:r>
      <w:r w:rsidR="00F13505">
        <w:t xml:space="preserve">s. </w:t>
      </w:r>
      <w:proofErr w:type="spellStart"/>
      <w:r w:rsidR="00F13505">
        <w:t>Sinauer</w:t>
      </w:r>
      <w:proofErr w:type="spellEnd"/>
      <w:r w:rsidR="00F13505">
        <w:t xml:space="preserve"> Associates Inc</w:t>
      </w:r>
      <w:r>
        <w:t>.</w:t>
      </w:r>
    </w:p>
    <w:p w14:paraId="5FAA80EE" w14:textId="77777777" w:rsidR="0076618A" w:rsidRDefault="0076618A" w:rsidP="00255FE0">
      <w:pPr>
        <w:spacing w:line="480" w:lineRule="auto"/>
        <w:ind w:hanging="720"/>
      </w:pPr>
    </w:p>
    <w:p w14:paraId="6F715A78" w14:textId="735B7654" w:rsidR="007F44F5" w:rsidRDefault="007F44F5" w:rsidP="00255FE0">
      <w:pPr>
        <w:spacing w:line="480" w:lineRule="auto"/>
        <w:ind w:hanging="720"/>
      </w:pPr>
      <w:proofErr w:type="spellStart"/>
      <w:proofErr w:type="gramStart"/>
      <w:r>
        <w:t>Granéli</w:t>
      </w:r>
      <w:proofErr w:type="spellEnd"/>
      <w:r w:rsidR="00F13505">
        <w:t xml:space="preserve"> W</w:t>
      </w:r>
      <w:r>
        <w:t xml:space="preserve">. </w:t>
      </w:r>
      <w:r w:rsidR="00F13505">
        <w:t>1978.</w:t>
      </w:r>
      <w:proofErr w:type="gramEnd"/>
      <w:r w:rsidR="00F13505">
        <w:t xml:space="preserve"> </w:t>
      </w:r>
      <w:proofErr w:type="gramStart"/>
      <w:r>
        <w:t>Sediment oxygen uptake in south Swedish lakes.</w:t>
      </w:r>
      <w:proofErr w:type="gramEnd"/>
      <w:r w:rsidR="00F13505">
        <w:t xml:space="preserve"> </w:t>
      </w:r>
      <w:proofErr w:type="spellStart"/>
      <w:r w:rsidR="00F13505">
        <w:t>Oikos</w:t>
      </w:r>
      <w:proofErr w:type="spellEnd"/>
      <w:r w:rsidR="00F13505">
        <w:t>, 30:7-16</w:t>
      </w:r>
      <w:r>
        <w:t xml:space="preserve">. </w:t>
      </w:r>
    </w:p>
    <w:p w14:paraId="542947C3" w14:textId="77777777" w:rsidR="000F42F0" w:rsidRDefault="000F42F0" w:rsidP="000F42F0">
      <w:pPr>
        <w:spacing w:line="480" w:lineRule="auto"/>
        <w:ind w:hanging="720"/>
      </w:pPr>
    </w:p>
    <w:p w14:paraId="482650A9" w14:textId="4114C07D" w:rsidR="000F42F0" w:rsidRDefault="000F42F0" w:rsidP="000F42F0">
      <w:pPr>
        <w:spacing w:line="480" w:lineRule="auto"/>
        <w:ind w:hanging="720"/>
      </w:pPr>
      <w:proofErr w:type="spellStart"/>
      <w:r>
        <w:t>Gudasz</w:t>
      </w:r>
      <w:proofErr w:type="spellEnd"/>
      <w:r>
        <w:t xml:space="preserve"> C, </w:t>
      </w:r>
      <w:proofErr w:type="spellStart"/>
      <w:r>
        <w:t>Bastviken</w:t>
      </w:r>
      <w:proofErr w:type="spellEnd"/>
      <w:r>
        <w:t xml:space="preserve"> D, </w:t>
      </w:r>
      <w:proofErr w:type="spellStart"/>
      <w:r>
        <w:t>Sterger</w:t>
      </w:r>
      <w:proofErr w:type="spellEnd"/>
      <w:r>
        <w:t xml:space="preserve"> K, </w:t>
      </w:r>
      <w:proofErr w:type="spellStart"/>
      <w:r>
        <w:t>Premke</w:t>
      </w:r>
      <w:proofErr w:type="spellEnd"/>
      <w:r>
        <w:t xml:space="preserve"> K, </w:t>
      </w:r>
      <w:proofErr w:type="spellStart"/>
      <w:r>
        <w:t>Sobek</w:t>
      </w:r>
      <w:proofErr w:type="spellEnd"/>
      <w:r>
        <w:t xml:space="preserve"> S, </w:t>
      </w:r>
      <w:proofErr w:type="spellStart"/>
      <w:r>
        <w:t>Tranvik</w:t>
      </w:r>
      <w:proofErr w:type="spellEnd"/>
      <w:r>
        <w:t xml:space="preserve"> LJ. 2010. Temperature-controlled organic carbon mineralization in lake sediments. Nature, 466:478-480.</w:t>
      </w:r>
    </w:p>
    <w:p w14:paraId="32093293" w14:textId="77777777" w:rsidR="000F42F0" w:rsidRDefault="000F42F0" w:rsidP="000F42F0">
      <w:pPr>
        <w:spacing w:line="480" w:lineRule="auto"/>
        <w:ind w:hanging="720"/>
      </w:pPr>
    </w:p>
    <w:p w14:paraId="6AA8A3FA" w14:textId="63DC5C39" w:rsidR="007F44F5" w:rsidRDefault="007F44F5" w:rsidP="00255FE0">
      <w:pPr>
        <w:spacing w:line="480" w:lineRule="auto"/>
        <w:ind w:hanging="720"/>
      </w:pPr>
      <w:r>
        <w:t>Gunn</w:t>
      </w:r>
      <w:r w:rsidR="00F13505">
        <w:t xml:space="preserve"> JM</w:t>
      </w:r>
      <w:r>
        <w:t xml:space="preserve">, </w:t>
      </w:r>
      <w:proofErr w:type="spellStart"/>
      <w:r>
        <w:t>Snucius</w:t>
      </w:r>
      <w:proofErr w:type="spellEnd"/>
      <w:r w:rsidR="00F13505">
        <w:t xml:space="preserve"> E</w:t>
      </w:r>
      <w:r>
        <w:t>, Yan</w:t>
      </w:r>
      <w:r w:rsidR="00F13505">
        <w:t xml:space="preserve"> ND</w:t>
      </w:r>
      <w:r>
        <w:t>, Arts</w:t>
      </w:r>
      <w:r w:rsidR="00F13505">
        <w:t xml:space="preserve"> MT</w:t>
      </w:r>
      <w:r>
        <w:t xml:space="preserve">. </w:t>
      </w:r>
      <w:r w:rsidR="00F13505">
        <w:t xml:space="preserve">2001. </w:t>
      </w:r>
      <w:r>
        <w:t>Use of water clarity to monitor the effects of climate change and other stressors on oligotrophic lakes. Environmental Monitorin</w:t>
      </w:r>
      <w:r w:rsidR="00F13505">
        <w:t>g and Assessment, 67:69-88</w:t>
      </w:r>
      <w:r>
        <w:t xml:space="preserve">. </w:t>
      </w:r>
    </w:p>
    <w:p w14:paraId="22122155" w14:textId="77777777" w:rsidR="007F44F5" w:rsidRDefault="007F44F5" w:rsidP="00255FE0">
      <w:pPr>
        <w:spacing w:line="480" w:lineRule="auto"/>
        <w:ind w:hanging="720"/>
      </w:pPr>
    </w:p>
    <w:p w14:paraId="2C957D3E" w14:textId="34F98228" w:rsidR="007F44F5" w:rsidRDefault="007F44F5" w:rsidP="00255FE0">
      <w:pPr>
        <w:spacing w:line="480" w:lineRule="auto"/>
        <w:ind w:hanging="720"/>
      </w:pPr>
      <w:proofErr w:type="spellStart"/>
      <w:r>
        <w:t>Hargrave</w:t>
      </w:r>
      <w:proofErr w:type="spellEnd"/>
      <w:r w:rsidR="00622938">
        <w:t xml:space="preserve"> BT</w:t>
      </w:r>
      <w:r>
        <w:t xml:space="preserve">. </w:t>
      </w:r>
      <w:r w:rsidR="00622938">
        <w:t xml:space="preserve">1969. </w:t>
      </w:r>
      <w:proofErr w:type="gramStart"/>
      <w:r>
        <w:t>Similarity of O2 uptake by benthic communities.</w:t>
      </w:r>
      <w:proofErr w:type="gramEnd"/>
      <w:r>
        <w:t xml:space="preserve"> Limnology and </w:t>
      </w:r>
      <w:proofErr w:type="spellStart"/>
      <w:r>
        <w:t>Oceaography</w:t>
      </w:r>
      <w:proofErr w:type="spellEnd"/>
      <w:r>
        <w:t xml:space="preserve">, 14:801-805. </w:t>
      </w:r>
    </w:p>
    <w:p w14:paraId="63030615" w14:textId="77777777" w:rsidR="009E5B8D" w:rsidRDefault="009E5B8D" w:rsidP="00255FE0">
      <w:pPr>
        <w:spacing w:line="480" w:lineRule="auto"/>
        <w:ind w:hanging="720"/>
      </w:pPr>
    </w:p>
    <w:p w14:paraId="060D2D66" w14:textId="0D245A59" w:rsidR="009E5B8D" w:rsidRDefault="009E5B8D" w:rsidP="00255FE0">
      <w:pPr>
        <w:spacing w:line="480" w:lineRule="auto"/>
        <w:ind w:hanging="720"/>
      </w:pPr>
      <w:proofErr w:type="spellStart"/>
      <w:r>
        <w:t>Hobbie</w:t>
      </w:r>
      <w:proofErr w:type="spellEnd"/>
      <w:r>
        <w:t xml:space="preserve"> JE. 1980. Major Findings. </w:t>
      </w:r>
      <w:proofErr w:type="gramStart"/>
      <w:r>
        <w:t xml:space="preserve">In </w:t>
      </w:r>
      <w:proofErr w:type="spellStart"/>
      <w:r>
        <w:t>Hobbie</w:t>
      </w:r>
      <w:proofErr w:type="spellEnd"/>
      <w:r>
        <w:t xml:space="preserve"> JE, editor.</w:t>
      </w:r>
      <w:proofErr w:type="gramEnd"/>
      <w:r>
        <w:t xml:space="preserve"> </w:t>
      </w:r>
      <w:proofErr w:type="gramStart"/>
      <w:r>
        <w:t>Limnology of Tundra Ponds.</w:t>
      </w:r>
      <w:proofErr w:type="gramEnd"/>
      <w:r>
        <w:t xml:space="preserve">  </w:t>
      </w:r>
      <w:proofErr w:type="gramStart"/>
      <w:r>
        <w:t xml:space="preserve">Stroudsburg, PA, Dowden, </w:t>
      </w:r>
      <w:proofErr w:type="spellStart"/>
      <w:r>
        <w:t>Hutchensen</w:t>
      </w:r>
      <w:proofErr w:type="spellEnd"/>
      <w:r>
        <w:t>, and Ross.</w:t>
      </w:r>
      <w:proofErr w:type="gramEnd"/>
    </w:p>
    <w:p w14:paraId="0A5F82AA" w14:textId="77777777" w:rsidR="009E5B8D" w:rsidRDefault="009E5B8D" w:rsidP="00255FE0">
      <w:pPr>
        <w:spacing w:line="480" w:lineRule="auto"/>
        <w:ind w:hanging="720"/>
      </w:pPr>
    </w:p>
    <w:p w14:paraId="55C06E5E" w14:textId="6F2314AB" w:rsidR="007F44F5" w:rsidRDefault="007F44F5" w:rsidP="00255FE0">
      <w:pPr>
        <w:spacing w:line="480" w:lineRule="auto"/>
        <w:ind w:hanging="720"/>
      </w:pPr>
      <w:r>
        <w:t>Houser</w:t>
      </w:r>
      <w:r w:rsidR="00622938">
        <w:t xml:space="preserve"> JN</w:t>
      </w:r>
      <w:r>
        <w:t xml:space="preserve">. </w:t>
      </w:r>
      <w:r w:rsidR="00622938">
        <w:t xml:space="preserve">2006. </w:t>
      </w:r>
      <w:r>
        <w:t xml:space="preserve">Water color affects the stratification, surface temperature, heat content, and mean </w:t>
      </w:r>
      <w:proofErr w:type="spellStart"/>
      <w:r>
        <w:t>epilimnetic</w:t>
      </w:r>
      <w:proofErr w:type="spellEnd"/>
      <w:r>
        <w:t xml:space="preserve"> irradiance of small lakes. Canadian Journal Of Fisheries And Aquatic Scienc</w:t>
      </w:r>
      <w:r w:rsidR="00622938">
        <w:t>es, 63(11)</w:t>
      </w:r>
      <w:proofErr w:type="gramStart"/>
      <w:r w:rsidR="00622938">
        <w:t>:2447</w:t>
      </w:r>
      <w:proofErr w:type="gramEnd"/>
      <w:r w:rsidR="00622938">
        <w:t>-2455.</w:t>
      </w:r>
    </w:p>
    <w:p w14:paraId="7DF2724F" w14:textId="77777777" w:rsidR="007F44F5" w:rsidRDefault="007F44F5" w:rsidP="00255FE0">
      <w:pPr>
        <w:spacing w:line="480" w:lineRule="auto"/>
        <w:ind w:hanging="720"/>
      </w:pPr>
    </w:p>
    <w:p w14:paraId="5256F605" w14:textId="5649F83A" w:rsidR="007F44F5" w:rsidRDefault="007F44F5" w:rsidP="00255FE0">
      <w:pPr>
        <w:spacing w:line="480" w:lineRule="auto"/>
        <w:ind w:hanging="720"/>
      </w:pPr>
      <w:r>
        <w:lastRenderedPageBreak/>
        <w:t>Keller</w:t>
      </w:r>
      <w:r w:rsidR="00622938">
        <w:t xml:space="preserve"> W</w:t>
      </w:r>
      <w:r>
        <w:t>, Paterson</w:t>
      </w:r>
      <w:r w:rsidR="00622938">
        <w:t xml:space="preserve"> </w:t>
      </w:r>
      <w:proofErr w:type="gramStart"/>
      <w:r w:rsidR="00622938">
        <w:t>AM</w:t>
      </w:r>
      <w:proofErr w:type="gramEnd"/>
      <w:r>
        <w:t>, Somers</w:t>
      </w:r>
      <w:r w:rsidR="00622938">
        <w:t xml:space="preserve"> KM</w:t>
      </w:r>
      <w:r>
        <w:t>, Dillon</w:t>
      </w:r>
      <w:r w:rsidR="00622938">
        <w:t xml:space="preserve"> PS</w:t>
      </w:r>
      <w:r>
        <w:t xml:space="preserve">, </w:t>
      </w:r>
      <w:proofErr w:type="spellStart"/>
      <w:r>
        <w:t>Heneberry</w:t>
      </w:r>
      <w:proofErr w:type="spellEnd"/>
      <w:r w:rsidR="00622938">
        <w:t xml:space="preserve"> J</w:t>
      </w:r>
      <w:r>
        <w:t>, Ford</w:t>
      </w:r>
      <w:r w:rsidR="00622938">
        <w:t xml:space="preserve"> A</w:t>
      </w:r>
      <w:r>
        <w:t>.</w:t>
      </w:r>
      <w:r w:rsidR="00622938">
        <w:t xml:space="preserve"> 2008.</w:t>
      </w:r>
      <w:r>
        <w:t xml:space="preserve"> Relationships between </w:t>
      </w:r>
      <w:r w:rsidR="009E5B8D">
        <w:t>dissolved</w:t>
      </w:r>
      <w:r>
        <w:t xml:space="preserve"> organic carbon concentrations, weather, and acidification in small Boreal Shield lakes. Canadian Journal of Fisheries and A</w:t>
      </w:r>
      <w:r w:rsidR="00622938">
        <w:t>quatic Science, 65:786-795</w:t>
      </w:r>
      <w:r>
        <w:t xml:space="preserve">. </w:t>
      </w:r>
    </w:p>
    <w:p w14:paraId="59184924" w14:textId="77777777" w:rsidR="007F44F5" w:rsidRDefault="007F44F5" w:rsidP="00255FE0">
      <w:pPr>
        <w:spacing w:line="480" w:lineRule="auto"/>
        <w:ind w:hanging="720"/>
      </w:pPr>
    </w:p>
    <w:p w14:paraId="6D2910E7" w14:textId="1E968B89" w:rsidR="007F44F5" w:rsidRDefault="007F44F5" w:rsidP="00255FE0">
      <w:pPr>
        <w:spacing w:line="480" w:lineRule="auto"/>
        <w:ind w:hanging="720"/>
      </w:pPr>
      <w:proofErr w:type="spellStart"/>
      <w:r>
        <w:t>Kristensen</w:t>
      </w:r>
      <w:proofErr w:type="spellEnd"/>
      <w:r w:rsidR="00622938">
        <w:t xml:space="preserve"> E</w:t>
      </w:r>
      <w:r>
        <w:t xml:space="preserve">. </w:t>
      </w:r>
      <w:r w:rsidR="00622938">
        <w:t xml:space="preserve">2000. </w:t>
      </w:r>
      <w:r>
        <w:t xml:space="preserve">Organic matter </w:t>
      </w:r>
      <w:proofErr w:type="spellStart"/>
      <w:r>
        <w:t>diagenesis</w:t>
      </w:r>
      <w:proofErr w:type="spellEnd"/>
      <w:r>
        <w:t xml:space="preserve"> at the </w:t>
      </w:r>
      <w:proofErr w:type="spellStart"/>
      <w:r>
        <w:t>oxic</w:t>
      </w:r>
      <w:proofErr w:type="spellEnd"/>
      <w:r>
        <w:t xml:space="preserve">/anoxic interface in coastal marine sediments, with emphasis on the role of burrowing animals. </w:t>
      </w:r>
      <w:proofErr w:type="spellStart"/>
      <w:r>
        <w:t>Hydrobiol</w:t>
      </w:r>
      <w:r w:rsidR="00622938">
        <w:t>ogia</w:t>
      </w:r>
      <w:proofErr w:type="spellEnd"/>
      <w:r w:rsidR="00622938">
        <w:t>, 426:1-24</w:t>
      </w:r>
      <w:r>
        <w:t xml:space="preserve">. </w:t>
      </w:r>
    </w:p>
    <w:p w14:paraId="13BAE171" w14:textId="77777777" w:rsidR="007F44F5" w:rsidRDefault="007F44F5" w:rsidP="00255FE0">
      <w:pPr>
        <w:spacing w:line="480" w:lineRule="auto"/>
        <w:ind w:hanging="720"/>
      </w:pPr>
    </w:p>
    <w:p w14:paraId="5B7A6E1E" w14:textId="1D1B064E" w:rsidR="007F44F5" w:rsidRDefault="007F44F5" w:rsidP="00255FE0">
      <w:pPr>
        <w:spacing w:line="480" w:lineRule="auto"/>
        <w:ind w:hanging="720"/>
      </w:pPr>
      <w:r>
        <w:t>Levine</w:t>
      </w:r>
      <w:r w:rsidR="00622938">
        <w:t xml:space="preserve"> MA, </w:t>
      </w:r>
      <w:r>
        <w:t>Whalen</w:t>
      </w:r>
      <w:r w:rsidR="00622938">
        <w:t xml:space="preserve"> SC</w:t>
      </w:r>
      <w:r>
        <w:t xml:space="preserve">. </w:t>
      </w:r>
      <w:r w:rsidR="00622938">
        <w:t xml:space="preserve">2001. </w:t>
      </w:r>
      <w:proofErr w:type="gramStart"/>
      <w:r>
        <w:t xml:space="preserve">Nutrient limitation </w:t>
      </w:r>
      <w:r w:rsidR="00622938">
        <w:t>of phytoplankton production in A</w:t>
      </w:r>
      <w:r>
        <w:t>laskan arctic foothill lakes.</w:t>
      </w:r>
      <w:proofErr w:type="gramEnd"/>
      <w:r>
        <w:t xml:space="preserve"> </w:t>
      </w:r>
      <w:proofErr w:type="spellStart"/>
      <w:r>
        <w:t>Hydrobiologia</w:t>
      </w:r>
      <w:proofErr w:type="spellEnd"/>
      <w:r>
        <w:t>, 455:189-201</w:t>
      </w:r>
      <w:r w:rsidR="00622938">
        <w:t>.</w:t>
      </w:r>
      <w:r>
        <w:t xml:space="preserve"> </w:t>
      </w:r>
    </w:p>
    <w:p w14:paraId="03676D18" w14:textId="6F00BDB2" w:rsidR="007F44F5" w:rsidRDefault="002C1D70" w:rsidP="00255FE0">
      <w:pPr>
        <w:spacing w:line="480" w:lineRule="auto"/>
        <w:ind w:hanging="720"/>
      </w:pPr>
      <w:r>
        <w:t xml:space="preserve">Livingstone DM, </w:t>
      </w:r>
      <w:proofErr w:type="spellStart"/>
      <w:r>
        <w:t>Imboden</w:t>
      </w:r>
      <w:proofErr w:type="spellEnd"/>
      <w:r>
        <w:t xml:space="preserve"> DM. 1996. The prediction of </w:t>
      </w:r>
      <w:proofErr w:type="spellStart"/>
      <w:r>
        <w:t>hypolimnetic</w:t>
      </w:r>
      <w:proofErr w:type="spellEnd"/>
      <w:r>
        <w:t xml:space="preserve"> oxygen profiles: a plea for a deductive approach. Canadian Journal of Fisheries and Aquatic Sciences, 53:924-932.</w:t>
      </w:r>
    </w:p>
    <w:p w14:paraId="32E5E1C3" w14:textId="77777777" w:rsidR="00A5152E" w:rsidRDefault="00A5152E" w:rsidP="00255FE0">
      <w:pPr>
        <w:spacing w:line="480" w:lineRule="auto"/>
        <w:ind w:hanging="720"/>
      </w:pPr>
    </w:p>
    <w:p w14:paraId="7F0F14FC" w14:textId="12B1DC11" w:rsidR="00B20C14" w:rsidRDefault="00B20C14" w:rsidP="00255FE0">
      <w:pPr>
        <w:spacing w:line="480" w:lineRule="auto"/>
        <w:ind w:hanging="720"/>
      </w:pPr>
      <w:r>
        <w:t xml:space="preserve">Madigan MT, </w:t>
      </w:r>
      <w:proofErr w:type="spellStart"/>
      <w:r>
        <w:t>Martinko</w:t>
      </w:r>
      <w:proofErr w:type="spellEnd"/>
      <w:r>
        <w:t xml:space="preserve"> JM, Parker J. 2000. </w:t>
      </w:r>
      <w:proofErr w:type="gramStart"/>
      <w:r>
        <w:t>Brock Biology of Microorganisms.</w:t>
      </w:r>
      <w:proofErr w:type="gramEnd"/>
      <w:r>
        <w:t xml:space="preserve"> Upper Saddle River, NJ. Prentice-Hall.</w:t>
      </w:r>
    </w:p>
    <w:p w14:paraId="4C543278" w14:textId="77777777" w:rsidR="00B20C14" w:rsidRDefault="00B20C14" w:rsidP="00255FE0">
      <w:pPr>
        <w:spacing w:line="480" w:lineRule="auto"/>
        <w:ind w:hanging="720"/>
      </w:pPr>
    </w:p>
    <w:p w14:paraId="57F50D01" w14:textId="2784F634" w:rsidR="002C1D70" w:rsidRDefault="00A5152E" w:rsidP="00255FE0">
      <w:pPr>
        <w:spacing w:line="480" w:lineRule="auto"/>
        <w:ind w:hanging="720"/>
      </w:pPr>
      <w:proofErr w:type="spellStart"/>
      <w:r>
        <w:t>Madzumer</w:t>
      </w:r>
      <w:proofErr w:type="spellEnd"/>
      <w:r>
        <w:t xml:space="preserve"> A, Taylor, W. 1994. </w:t>
      </w:r>
      <w:proofErr w:type="gramStart"/>
      <w:r>
        <w:t>Thermal structure of lakes varying in size and water clarity.</w:t>
      </w:r>
      <w:proofErr w:type="gramEnd"/>
      <w:r>
        <w:t xml:space="preserve"> Limnology and Oceanography, 39:968-976.</w:t>
      </w:r>
    </w:p>
    <w:p w14:paraId="3CF1E903" w14:textId="77777777" w:rsidR="00A5152E" w:rsidRDefault="00A5152E" w:rsidP="00255FE0">
      <w:pPr>
        <w:spacing w:line="480" w:lineRule="auto"/>
        <w:ind w:hanging="720"/>
      </w:pPr>
    </w:p>
    <w:p w14:paraId="02DF6D03" w14:textId="0C61C03E" w:rsidR="007F44F5" w:rsidRDefault="00622938" w:rsidP="00255FE0">
      <w:pPr>
        <w:spacing w:line="480" w:lineRule="auto"/>
        <w:ind w:hanging="720"/>
      </w:pPr>
      <w:r>
        <w:t xml:space="preserve">Neff JC, </w:t>
      </w:r>
      <w:r w:rsidR="007F44F5">
        <w:t>Hooper</w:t>
      </w:r>
      <w:r>
        <w:t xml:space="preserve"> DU</w:t>
      </w:r>
      <w:r w:rsidR="007F44F5">
        <w:t xml:space="preserve">. </w:t>
      </w:r>
      <w:r>
        <w:t xml:space="preserve">2002. </w:t>
      </w:r>
      <w:r w:rsidR="007F44F5">
        <w:t xml:space="preserve">Vegetation and climate controls on potential CO2, DOC and DON production in northern latitude soils. Global Change </w:t>
      </w:r>
      <w:r>
        <w:t>Biology, 8:872-884.</w:t>
      </w:r>
      <w:r w:rsidR="007F44F5">
        <w:t xml:space="preserve"> </w:t>
      </w:r>
    </w:p>
    <w:p w14:paraId="31D0D84F" w14:textId="77777777" w:rsidR="007F44F5" w:rsidRDefault="007F44F5" w:rsidP="00255FE0">
      <w:pPr>
        <w:spacing w:line="480" w:lineRule="auto"/>
        <w:ind w:hanging="720"/>
      </w:pPr>
    </w:p>
    <w:p w14:paraId="5065C615" w14:textId="5BEE5C94" w:rsidR="007F44F5" w:rsidRDefault="007F44F5" w:rsidP="00255FE0">
      <w:pPr>
        <w:spacing w:line="480" w:lineRule="auto"/>
        <w:ind w:hanging="720"/>
      </w:pPr>
      <w:proofErr w:type="spellStart"/>
      <w:proofErr w:type="gramStart"/>
      <w:r>
        <w:t>Oechel</w:t>
      </w:r>
      <w:proofErr w:type="spellEnd"/>
      <w:r w:rsidR="00622938">
        <w:t xml:space="preserve"> WC</w:t>
      </w:r>
      <w:r>
        <w:t xml:space="preserve">, </w:t>
      </w:r>
      <w:proofErr w:type="spellStart"/>
      <w:r>
        <w:t>Vourlitis</w:t>
      </w:r>
      <w:proofErr w:type="spellEnd"/>
      <w:r w:rsidR="00622938">
        <w:t xml:space="preserve"> GL</w:t>
      </w:r>
      <w:r>
        <w:t>, Hastings</w:t>
      </w:r>
      <w:r w:rsidR="00622938">
        <w:t xml:space="preserve"> SJ</w:t>
      </w:r>
      <w:r>
        <w:t xml:space="preserve">, </w:t>
      </w:r>
      <w:proofErr w:type="spellStart"/>
      <w:r>
        <w:t>Zulueta</w:t>
      </w:r>
      <w:proofErr w:type="spellEnd"/>
      <w:r w:rsidR="00622938">
        <w:t xml:space="preserve"> RC</w:t>
      </w:r>
      <w:r>
        <w:t xml:space="preserve">, </w:t>
      </w:r>
      <w:proofErr w:type="spellStart"/>
      <w:r>
        <w:t>Hinzman</w:t>
      </w:r>
      <w:proofErr w:type="spellEnd"/>
      <w:r w:rsidR="00622938">
        <w:t xml:space="preserve"> L</w:t>
      </w:r>
      <w:r>
        <w:t>, Kane</w:t>
      </w:r>
      <w:r w:rsidR="00622938">
        <w:t xml:space="preserve"> D</w:t>
      </w:r>
      <w:r>
        <w:t>.</w:t>
      </w:r>
      <w:r w:rsidR="00622938">
        <w:t xml:space="preserve"> 2000.</w:t>
      </w:r>
      <w:proofErr w:type="gramEnd"/>
      <w:r>
        <w:t xml:space="preserve"> Acclimation of ecosystem CO2 exchange in the Alaskan Arctic in response to decadal climate war</w:t>
      </w:r>
      <w:r w:rsidR="00622938">
        <w:t>ming. Nature, 406:978-981.</w:t>
      </w:r>
      <w:r>
        <w:t xml:space="preserve"> </w:t>
      </w:r>
    </w:p>
    <w:p w14:paraId="34071715" w14:textId="77777777" w:rsidR="007F44F5" w:rsidRDefault="007F44F5" w:rsidP="00255FE0">
      <w:pPr>
        <w:spacing w:line="480" w:lineRule="auto"/>
        <w:ind w:hanging="720"/>
      </w:pPr>
    </w:p>
    <w:p w14:paraId="69FDF88B" w14:textId="75249FDF" w:rsidR="00C311A3" w:rsidRDefault="00C311A3" w:rsidP="00255FE0">
      <w:pPr>
        <w:spacing w:line="480" w:lineRule="auto"/>
        <w:ind w:hanging="720"/>
      </w:pPr>
      <w:r w:rsidRPr="00247538">
        <w:t xml:space="preserve">Pace M, Prairie YT. 2005. </w:t>
      </w:r>
      <w:r w:rsidR="00247538">
        <w:t xml:space="preserve">Respiration in Lakes. In: del Giorgio PA, Williams </w:t>
      </w:r>
      <w:proofErr w:type="spellStart"/>
      <w:r w:rsidR="00247538">
        <w:t>PJlB</w:t>
      </w:r>
      <w:proofErr w:type="spellEnd"/>
      <w:r w:rsidR="00247538">
        <w:t xml:space="preserve">, editors. </w:t>
      </w:r>
      <w:proofErr w:type="gramStart"/>
      <w:r w:rsidRPr="00247538">
        <w:t>Respiration in Aquatic Ecosystems.</w:t>
      </w:r>
      <w:proofErr w:type="gramEnd"/>
      <w:r w:rsidRPr="00247538">
        <w:t xml:space="preserve"> </w:t>
      </w:r>
      <w:r w:rsidR="00247538">
        <w:t xml:space="preserve">USA: </w:t>
      </w:r>
      <w:r w:rsidRPr="00247538">
        <w:t>Oxford University Press.</w:t>
      </w:r>
    </w:p>
    <w:p w14:paraId="4CA4D14B" w14:textId="77777777" w:rsidR="00C311A3" w:rsidRDefault="00C311A3" w:rsidP="00255FE0">
      <w:pPr>
        <w:spacing w:line="480" w:lineRule="auto"/>
        <w:ind w:hanging="720"/>
      </w:pPr>
    </w:p>
    <w:p w14:paraId="55210B92" w14:textId="73ECB37F" w:rsidR="00B20C14" w:rsidRDefault="00B20C14" w:rsidP="00255FE0">
      <w:pPr>
        <w:spacing w:line="480" w:lineRule="auto"/>
        <w:ind w:hanging="720"/>
      </w:pPr>
      <w:proofErr w:type="gramStart"/>
      <w:r>
        <w:lastRenderedPageBreak/>
        <w:t>Park SS, Jaffe PR. 1999.</w:t>
      </w:r>
      <w:proofErr w:type="gramEnd"/>
      <w:r>
        <w:t xml:space="preserve"> </w:t>
      </w:r>
      <w:proofErr w:type="gramStart"/>
      <w:r>
        <w:t>A numerical model to evaluate sediment oxygen demand.</w:t>
      </w:r>
      <w:proofErr w:type="gramEnd"/>
      <w:r>
        <w:t xml:space="preserve"> Journal of Environmental Quality</w:t>
      </w:r>
      <w:r w:rsidR="00B11A28">
        <w:t>, 28:1219-1226.</w:t>
      </w:r>
    </w:p>
    <w:p w14:paraId="2635AAF8" w14:textId="77777777" w:rsidR="00B11A28" w:rsidRDefault="00B11A28" w:rsidP="00255FE0">
      <w:pPr>
        <w:spacing w:line="480" w:lineRule="auto"/>
        <w:ind w:hanging="720"/>
      </w:pPr>
    </w:p>
    <w:p w14:paraId="6B6D0419" w14:textId="4E53AC7E" w:rsidR="007F44F5" w:rsidRDefault="007F44F5" w:rsidP="00255FE0">
      <w:pPr>
        <w:spacing w:line="480" w:lineRule="auto"/>
        <w:ind w:hanging="720"/>
      </w:pPr>
      <w:r>
        <w:t>Ping</w:t>
      </w:r>
      <w:r w:rsidR="000F42F0">
        <w:t xml:space="preserve"> CL</w:t>
      </w:r>
      <w:r>
        <w:t xml:space="preserve">, </w:t>
      </w:r>
      <w:proofErr w:type="spellStart"/>
      <w:r>
        <w:t>Bockheim</w:t>
      </w:r>
      <w:proofErr w:type="spellEnd"/>
      <w:r w:rsidR="00622938">
        <w:t xml:space="preserve"> JG</w:t>
      </w:r>
      <w:r>
        <w:t>, Kimble</w:t>
      </w:r>
      <w:r w:rsidR="00622938">
        <w:t xml:space="preserve"> JM</w:t>
      </w:r>
      <w:r>
        <w:t xml:space="preserve">, </w:t>
      </w:r>
      <w:proofErr w:type="spellStart"/>
      <w:r>
        <w:t>Michaelson</w:t>
      </w:r>
      <w:proofErr w:type="spellEnd"/>
      <w:r w:rsidR="00622938">
        <w:t xml:space="preserve"> GJ</w:t>
      </w:r>
      <w:r>
        <w:t>, Walker</w:t>
      </w:r>
      <w:r w:rsidR="00622938">
        <w:t xml:space="preserve"> DA</w:t>
      </w:r>
      <w:r>
        <w:t xml:space="preserve">. </w:t>
      </w:r>
      <w:r w:rsidR="00622938">
        <w:t xml:space="preserve">1998. </w:t>
      </w:r>
      <w:r>
        <w:t xml:space="preserve">Characteristics of cryogenic soils along a latitudinal transect in arctic </w:t>
      </w:r>
      <w:r w:rsidR="00622938">
        <w:t>A</w:t>
      </w:r>
      <w:r>
        <w:t xml:space="preserve">laska. Journal of Geophysical Research, 103:28917-28928. </w:t>
      </w:r>
    </w:p>
    <w:p w14:paraId="0F0D45F1" w14:textId="77777777" w:rsidR="007F44F5" w:rsidRDefault="007F44F5" w:rsidP="00255FE0">
      <w:pPr>
        <w:spacing w:line="480" w:lineRule="auto"/>
        <w:ind w:hanging="720"/>
      </w:pPr>
    </w:p>
    <w:p w14:paraId="50431636" w14:textId="6A7A44F6" w:rsidR="007F44F5" w:rsidRDefault="007F44F5" w:rsidP="00255FE0">
      <w:pPr>
        <w:spacing w:line="480" w:lineRule="auto"/>
        <w:ind w:hanging="720"/>
      </w:pPr>
      <w:proofErr w:type="gramStart"/>
      <w:r>
        <w:t>R Development Core Team.</w:t>
      </w:r>
      <w:proofErr w:type="gramEnd"/>
      <w:r>
        <w:t xml:space="preserve"> </w:t>
      </w:r>
      <w:r w:rsidR="00622938">
        <w:t xml:space="preserve">2009. </w:t>
      </w:r>
      <w:r>
        <w:t xml:space="preserve">R: A Language and Environment for Statistical Computing. </w:t>
      </w:r>
      <w:proofErr w:type="gramStart"/>
      <w:r>
        <w:t>R Foundation for Statistic</w:t>
      </w:r>
      <w:r w:rsidR="00622938">
        <w:t>al Computing, Vienna, Austria.</w:t>
      </w:r>
      <w:proofErr w:type="gramEnd"/>
      <w:r>
        <w:t xml:space="preserve"> </w:t>
      </w:r>
    </w:p>
    <w:p w14:paraId="0B40E2B4" w14:textId="77777777" w:rsidR="007F44F5" w:rsidRDefault="007F44F5" w:rsidP="00255FE0">
      <w:pPr>
        <w:spacing w:line="480" w:lineRule="auto"/>
        <w:ind w:hanging="720"/>
      </w:pPr>
    </w:p>
    <w:p w14:paraId="2E7FBFC4" w14:textId="105C2CFC" w:rsidR="00021DD4" w:rsidRDefault="00021DD4" w:rsidP="00255FE0">
      <w:pPr>
        <w:spacing w:line="480" w:lineRule="auto"/>
        <w:ind w:hanging="720"/>
      </w:pPr>
      <w:proofErr w:type="spellStart"/>
      <w:proofErr w:type="gramStart"/>
      <w:r>
        <w:t>Ramlal</w:t>
      </w:r>
      <w:proofErr w:type="spellEnd"/>
      <w:r>
        <w:t xml:space="preserve"> PS, </w:t>
      </w:r>
      <w:proofErr w:type="spellStart"/>
      <w:r>
        <w:t>Hesslein</w:t>
      </w:r>
      <w:proofErr w:type="spellEnd"/>
      <w:r>
        <w:t xml:space="preserve"> RH, </w:t>
      </w:r>
      <w:proofErr w:type="spellStart"/>
      <w:r>
        <w:t>Hecky</w:t>
      </w:r>
      <w:proofErr w:type="spellEnd"/>
      <w:r>
        <w:t xml:space="preserve"> RE, Fee EJ, Rudd JWM, Guilford SJ.</w:t>
      </w:r>
      <w:proofErr w:type="gramEnd"/>
      <w:r>
        <w:t xml:space="preserve"> 1994. The organic carbon budget of a shallow Arctic tundra lake on the </w:t>
      </w:r>
      <w:proofErr w:type="spellStart"/>
      <w:r>
        <w:t>Tuktoyaktuk</w:t>
      </w:r>
      <w:proofErr w:type="spellEnd"/>
      <w:r>
        <w:t xml:space="preserve"> Peninsula, N. W. T., Canada. Biogeochemistry, 24:145-172.</w:t>
      </w:r>
    </w:p>
    <w:p w14:paraId="75EC96A5" w14:textId="77777777" w:rsidR="00021DD4" w:rsidRDefault="00021DD4" w:rsidP="00255FE0">
      <w:pPr>
        <w:spacing w:line="480" w:lineRule="auto"/>
        <w:ind w:hanging="720"/>
      </w:pPr>
    </w:p>
    <w:p w14:paraId="0536187D" w14:textId="09598892" w:rsidR="007F44F5" w:rsidRDefault="007F44F5" w:rsidP="00255FE0">
      <w:pPr>
        <w:spacing w:line="480" w:lineRule="auto"/>
        <w:ind w:hanging="720"/>
      </w:pPr>
      <w:r>
        <w:t>Schindler</w:t>
      </w:r>
      <w:r w:rsidR="00622938">
        <w:t xml:space="preserve"> DW</w:t>
      </w:r>
      <w:r>
        <w:t xml:space="preserve">, </w:t>
      </w:r>
      <w:proofErr w:type="spellStart"/>
      <w:r>
        <w:t>Bayley</w:t>
      </w:r>
      <w:proofErr w:type="spellEnd"/>
      <w:r w:rsidR="00622938">
        <w:t xml:space="preserve"> SE</w:t>
      </w:r>
      <w:r>
        <w:t>, Parker</w:t>
      </w:r>
      <w:r w:rsidR="00622938">
        <w:t xml:space="preserve"> BR</w:t>
      </w:r>
      <w:r>
        <w:t xml:space="preserve">, </w:t>
      </w:r>
      <w:proofErr w:type="spellStart"/>
      <w:r>
        <w:t>Beaty</w:t>
      </w:r>
      <w:proofErr w:type="spellEnd"/>
      <w:r w:rsidR="00622938">
        <w:t xml:space="preserve"> KG</w:t>
      </w:r>
      <w:r>
        <w:t>, Cruikshank</w:t>
      </w:r>
      <w:r w:rsidR="00622938">
        <w:t xml:space="preserve"> DR</w:t>
      </w:r>
      <w:r>
        <w:t>, Fee</w:t>
      </w:r>
      <w:r w:rsidR="00622938">
        <w:t xml:space="preserve"> EJ</w:t>
      </w:r>
      <w:r>
        <w:t>, Schindler</w:t>
      </w:r>
      <w:r w:rsidR="00622938">
        <w:t xml:space="preserve"> EU</w:t>
      </w:r>
      <w:r>
        <w:t xml:space="preserve">, </w:t>
      </w:r>
      <w:proofErr w:type="spellStart"/>
      <w:r>
        <w:t>Stainton</w:t>
      </w:r>
      <w:proofErr w:type="spellEnd"/>
      <w:r w:rsidR="00622938">
        <w:t xml:space="preserve"> MP</w:t>
      </w:r>
      <w:r>
        <w:t xml:space="preserve">. </w:t>
      </w:r>
      <w:r w:rsidR="00622938">
        <w:t xml:space="preserve">1996. </w:t>
      </w:r>
      <w:r>
        <w:t>The effects of climatic warming on the properties of boreal lakes and streams at the Experimental Lakes Area in northwestern Ontario. Limnology and Oceanography, 41:1004-1017</w:t>
      </w:r>
      <w:r w:rsidR="00622938">
        <w:t>.</w:t>
      </w:r>
      <w:r>
        <w:t xml:space="preserve"> </w:t>
      </w:r>
    </w:p>
    <w:p w14:paraId="3957E863" w14:textId="77777777" w:rsidR="007F44F5" w:rsidRDefault="007F44F5" w:rsidP="00255FE0">
      <w:pPr>
        <w:spacing w:line="480" w:lineRule="auto"/>
        <w:ind w:hanging="720"/>
      </w:pPr>
    </w:p>
    <w:p w14:paraId="07561F3F" w14:textId="50B637F7" w:rsidR="007F44F5" w:rsidRDefault="007F44F5" w:rsidP="00255FE0">
      <w:pPr>
        <w:spacing w:line="480" w:lineRule="auto"/>
        <w:ind w:hanging="720"/>
      </w:pPr>
      <w:r>
        <w:t>Schindler</w:t>
      </w:r>
      <w:r w:rsidR="00D87FD9">
        <w:t xml:space="preserve"> D</w:t>
      </w:r>
      <w:r>
        <w:t xml:space="preserve">. </w:t>
      </w:r>
      <w:r w:rsidR="00D87FD9">
        <w:t xml:space="preserve">1996. </w:t>
      </w:r>
      <w:proofErr w:type="gramStart"/>
      <w:r>
        <w:t>Widespread effects of climate warming on freshwater ecosystems in North America.</w:t>
      </w:r>
      <w:proofErr w:type="gramEnd"/>
      <w:r>
        <w:t xml:space="preserve"> Hydrological Processes, 11:1043-1067. </w:t>
      </w:r>
    </w:p>
    <w:p w14:paraId="07406912" w14:textId="77777777" w:rsidR="000D63A5" w:rsidRDefault="000D63A5" w:rsidP="000D63A5">
      <w:pPr>
        <w:spacing w:line="480" w:lineRule="auto"/>
        <w:ind w:hanging="720"/>
      </w:pPr>
    </w:p>
    <w:p w14:paraId="29EE615A" w14:textId="4F523FDB" w:rsidR="007F44F5" w:rsidRDefault="007F44F5" w:rsidP="00255FE0">
      <w:pPr>
        <w:spacing w:line="480" w:lineRule="auto"/>
        <w:ind w:hanging="720"/>
      </w:pPr>
      <w:proofErr w:type="spellStart"/>
      <w:r>
        <w:t>Skjelkvale</w:t>
      </w:r>
      <w:proofErr w:type="spellEnd"/>
      <w:r w:rsidR="00D87FD9">
        <w:t xml:space="preserve"> BL</w:t>
      </w:r>
      <w:r>
        <w:t>, Stoddard</w:t>
      </w:r>
      <w:r w:rsidR="00D87FD9">
        <w:t xml:space="preserve"> JL</w:t>
      </w:r>
      <w:r>
        <w:t>, Jeffries</w:t>
      </w:r>
      <w:r w:rsidR="00D87FD9">
        <w:t xml:space="preserve"> DS</w:t>
      </w:r>
      <w:r>
        <w:t xml:space="preserve">, </w:t>
      </w:r>
      <w:r w:rsidR="00D87FD9">
        <w:t>KT</w:t>
      </w:r>
      <w:r>
        <w:t xml:space="preserve">, </w:t>
      </w:r>
      <w:proofErr w:type="spellStart"/>
      <w:r>
        <w:t>Hasen</w:t>
      </w:r>
      <w:proofErr w:type="spellEnd"/>
      <w:r w:rsidR="00D87FD9">
        <w:t xml:space="preserve"> T</w:t>
      </w:r>
      <w:r>
        <w:t>, Bowman</w:t>
      </w:r>
      <w:r w:rsidR="00D87FD9">
        <w:t xml:space="preserve"> J</w:t>
      </w:r>
      <w:r>
        <w:t xml:space="preserve">, </w:t>
      </w:r>
      <w:proofErr w:type="spellStart"/>
      <w:r>
        <w:t>Mannio</w:t>
      </w:r>
      <w:proofErr w:type="spellEnd"/>
      <w:r w:rsidR="00D87FD9">
        <w:t xml:space="preserve"> J</w:t>
      </w:r>
      <w:r>
        <w:t xml:space="preserve">, </w:t>
      </w:r>
      <w:proofErr w:type="spellStart"/>
      <w:r>
        <w:t>Monteith</w:t>
      </w:r>
      <w:proofErr w:type="spellEnd"/>
      <w:r w:rsidR="00D87FD9">
        <w:t xml:space="preserve"> DT</w:t>
      </w:r>
      <w:r>
        <w:t xml:space="preserve">, </w:t>
      </w:r>
      <w:proofErr w:type="spellStart"/>
      <w:r>
        <w:t>Mosello</w:t>
      </w:r>
      <w:proofErr w:type="spellEnd"/>
      <w:r w:rsidR="00D87FD9">
        <w:t xml:space="preserve"> R</w:t>
      </w:r>
      <w:r>
        <w:t xml:space="preserve">, </w:t>
      </w:r>
      <w:proofErr w:type="spellStart"/>
      <w:r>
        <w:t>Rogora</w:t>
      </w:r>
      <w:proofErr w:type="spellEnd"/>
      <w:r w:rsidR="00D87FD9">
        <w:t xml:space="preserve"> M</w:t>
      </w:r>
      <w:r>
        <w:t xml:space="preserve">, </w:t>
      </w:r>
      <w:proofErr w:type="spellStart"/>
      <w:r>
        <w:t>Rzychon</w:t>
      </w:r>
      <w:proofErr w:type="spellEnd"/>
      <w:r w:rsidR="00D87FD9">
        <w:t xml:space="preserve"> D</w:t>
      </w:r>
      <w:r>
        <w:t xml:space="preserve">, </w:t>
      </w:r>
      <w:proofErr w:type="spellStart"/>
      <w:r>
        <w:t>Vesely</w:t>
      </w:r>
      <w:proofErr w:type="spellEnd"/>
      <w:r w:rsidR="00D87FD9">
        <w:t xml:space="preserve"> J</w:t>
      </w:r>
      <w:r>
        <w:t xml:space="preserve">, </w:t>
      </w:r>
      <w:proofErr w:type="spellStart"/>
      <w:r>
        <w:t>Wieting</w:t>
      </w:r>
      <w:proofErr w:type="spellEnd"/>
      <w:r w:rsidR="00D87FD9">
        <w:t xml:space="preserve"> J</w:t>
      </w:r>
      <w:r>
        <w:t xml:space="preserve">, </w:t>
      </w:r>
      <w:proofErr w:type="spellStart"/>
      <w:r>
        <w:t>Wilander</w:t>
      </w:r>
      <w:proofErr w:type="spellEnd"/>
      <w:r w:rsidR="00D87FD9">
        <w:t xml:space="preserve"> A</w:t>
      </w:r>
      <w:r>
        <w:t xml:space="preserve">, </w:t>
      </w:r>
      <w:proofErr w:type="spellStart"/>
      <w:r>
        <w:t>Worsztynowicz</w:t>
      </w:r>
      <w:proofErr w:type="spellEnd"/>
      <w:r w:rsidR="00D87FD9">
        <w:t xml:space="preserve"> A</w:t>
      </w:r>
      <w:r>
        <w:t xml:space="preserve">. </w:t>
      </w:r>
      <w:r w:rsidR="00D87FD9">
        <w:t xml:space="preserve">2005. </w:t>
      </w:r>
      <w:proofErr w:type="gramStart"/>
      <w:r>
        <w:t>Regional scale evidence for improvements in surface water chemistry 1990-2001.</w:t>
      </w:r>
      <w:proofErr w:type="gramEnd"/>
      <w:r>
        <w:t xml:space="preserve"> Environment</w:t>
      </w:r>
      <w:r w:rsidR="00D87FD9">
        <w:t>al Pollution, 137:165-176.</w:t>
      </w:r>
      <w:r>
        <w:t xml:space="preserve"> </w:t>
      </w:r>
    </w:p>
    <w:p w14:paraId="522C8C52" w14:textId="77777777" w:rsidR="007F44F5" w:rsidRDefault="007F44F5" w:rsidP="00255FE0">
      <w:pPr>
        <w:spacing w:line="480" w:lineRule="auto"/>
        <w:ind w:hanging="720"/>
      </w:pPr>
    </w:p>
    <w:p w14:paraId="39199363" w14:textId="497FD83C" w:rsidR="007F44F5" w:rsidRDefault="007F44F5" w:rsidP="00255FE0">
      <w:pPr>
        <w:spacing w:line="480" w:lineRule="auto"/>
        <w:ind w:hanging="720"/>
      </w:pPr>
      <w:proofErr w:type="spellStart"/>
      <w:r>
        <w:t>Sobek</w:t>
      </w:r>
      <w:proofErr w:type="spellEnd"/>
      <w:r w:rsidR="00D87FD9">
        <w:t xml:space="preserve"> S</w:t>
      </w:r>
      <w:r>
        <w:t xml:space="preserve">, </w:t>
      </w:r>
      <w:proofErr w:type="spellStart"/>
      <w:r>
        <w:t>Druisch</w:t>
      </w:r>
      <w:proofErr w:type="spellEnd"/>
      <w:r w:rsidR="00D87FD9">
        <w:t xml:space="preserve"> </w:t>
      </w:r>
      <w:r>
        <w:t>Kaiser</w:t>
      </w:r>
      <w:r w:rsidR="00D87FD9">
        <w:t xml:space="preserve"> E</w:t>
      </w:r>
      <w:r>
        <w:t xml:space="preserve">, </w:t>
      </w:r>
      <w:proofErr w:type="spellStart"/>
      <w:r>
        <w:t>Zurbrügg</w:t>
      </w:r>
      <w:proofErr w:type="spellEnd"/>
      <w:r w:rsidR="00D87FD9">
        <w:t xml:space="preserve"> R</w:t>
      </w:r>
      <w:r>
        <w:t xml:space="preserve">, </w:t>
      </w:r>
      <w:proofErr w:type="spellStart"/>
      <w:r>
        <w:t>Wongfun</w:t>
      </w:r>
      <w:proofErr w:type="spellEnd"/>
      <w:r w:rsidR="00D87FD9">
        <w:t xml:space="preserve"> N</w:t>
      </w:r>
      <w:r>
        <w:t xml:space="preserve">, </w:t>
      </w:r>
      <w:proofErr w:type="spellStart"/>
      <w:r>
        <w:t>Wessels</w:t>
      </w:r>
      <w:proofErr w:type="spellEnd"/>
      <w:r w:rsidR="00D87FD9">
        <w:t xml:space="preserve"> M</w:t>
      </w:r>
      <w:r>
        <w:t xml:space="preserve">, </w:t>
      </w:r>
      <w:proofErr w:type="spellStart"/>
      <w:r>
        <w:t>Pasche</w:t>
      </w:r>
      <w:proofErr w:type="spellEnd"/>
      <w:r w:rsidR="00D87FD9">
        <w:t xml:space="preserve"> N</w:t>
      </w:r>
      <w:r>
        <w:t xml:space="preserve">, </w:t>
      </w:r>
      <w:proofErr w:type="spellStart"/>
      <w:r>
        <w:t>Wehrli</w:t>
      </w:r>
      <w:proofErr w:type="spellEnd"/>
      <w:r w:rsidR="00D87FD9">
        <w:t xml:space="preserve"> B</w:t>
      </w:r>
      <w:r>
        <w:t xml:space="preserve">. </w:t>
      </w:r>
      <w:r w:rsidR="00D87FD9">
        <w:t xml:space="preserve">2009. </w:t>
      </w:r>
      <w:proofErr w:type="gramStart"/>
      <w:r>
        <w:t>Organic carbon burial efficiency in lake sediments controlled by oxygen exposure time and sediment source.</w:t>
      </w:r>
      <w:proofErr w:type="gramEnd"/>
      <w:r>
        <w:t xml:space="preserve"> Limnology and Oceanography, 54:2243-2254. </w:t>
      </w:r>
    </w:p>
    <w:p w14:paraId="120FF54B" w14:textId="77777777" w:rsidR="007F44F5" w:rsidRDefault="007F44F5" w:rsidP="00255FE0">
      <w:pPr>
        <w:spacing w:line="480" w:lineRule="auto"/>
        <w:ind w:hanging="720"/>
      </w:pPr>
    </w:p>
    <w:p w14:paraId="253800B4" w14:textId="3376B818" w:rsidR="007F44F5" w:rsidRDefault="007F44F5" w:rsidP="00255FE0">
      <w:pPr>
        <w:spacing w:line="480" w:lineRule="auto"/>
        <w:ind w:hanging="720"/>
      </w:pPr>
      <w:proofErr w:type="spellStart"/>
      <w:r>
        <w:lastRenderedPageBreak/>
        <w:t>Sugai</w:t>
      </w:r>
      <w:proofErr w:type="spellEnd"/>
      <w:r w:rsidR="009234A1">
        <w:t xml:space="preserve"> SF,</w:t>
      </w:r>
      <w:r>
        <w:t xml:space="preserve"> </w:t>
      </w:r>
      <w:proofErr w:type="spellStart"/>
      <w:r>
        <w:t>Kipphut</w:t>
      </w:r>
      <w:proofErr w:type="spellEnd"/>
      <w:r w:rsidR="009234A1">
        <w:t xml:space="preserve"> GW.</w:t>
      </w:r>
      <w:r w:rsidR="00875067">
        <w:t xml:space="preserve"> 1992</w:t>
      </w:r>
      <w:r>
        <w:t>. The influence of light and nutrient addition upon the sediment chemistry of iron in an arct</w:t>
      </w:r>
      <w:r w:rsidR="00875067">
        <w:t xml:space="preserve">ic lake. </w:t>
      </w:r>
      <w:proofErr w:type="spellStart"/>
      <w:r w:rsidR="00875067">
        <w:t>Hydrobiologia</w:t>
      </w:r>
      <w:proofErr w:type="spellEnd"/>
      <w:r w:rsidR="00875067">
        <w:t>, 240</w:t>
      </w:r>
      <w:r>
        <w:t xml:space="preserve">:91-101. </w:t>
      </w:r>
    </w:p>
    <w:p w14:paraId="6040EBB6" w14:textId="77777777" w:rsidR="00EC3AFE" w:rsidRDefault="00EC3AFE" w:rsidP="00255FE0">
      <w:pPr>
        <w:spacing w:line="480" w:lineRule="auto"/>
        <w:ind w:hanging="720"/>
      </w:pPr>
    </w:p>
    <w:p w14:paraId="0F44EFD8" w14:textId="62B1F640" w:rsidR="00EC3AFE" w:rsidRDefault="00EC3AFE" w:rsidP="00255FE0">
      <w:pPr>
        <w:spacing w:line="480" w:lineRule="auto"/>
        <w:ind w:hanging="720"/>
      </w:pPr>
      <w:proofErr w:type="spellStart"/>
      <w:r>
        <w:t>Sweerts</w:t>
      </w:r>
      <w:proofErr w:type="spellEnd"/>
      <w:r>
        <w:t xml:space="preserve"> JP, Rudd JWM, Kelly CA. 1986. </w:t>
      </w:r>
      <w:proofErr w:type="gramStart"/>
      <w:r>
        <w:t>Metabolic activities in flocculent surface sediments and underlying sandy littoral sediments.</w:t>
      </w:r>
      <w:proofErr w:type="gramEnd"/>
      <w:r>
        <w:t xml:space="preserve"> Limnology and Oceanography, 31:330-338.</w:t>
      </w:r>
    </w:p>
    <w:p w14:paraId="26C2C5C4" w14:textId="77777777" w:rsidR="007F44F5" w:rsidRDefault="007F44F5" w:rsidP="00255FE0">
      <w:pPr>
        <w:spacing w:line="480" w:lineRule="auto"/>
        <w:ind w:hanging="720"/>
      </w:pPr>
    </w:p>
    <w:p w14:paraId="707FB4A8" w14:textId="3D0DF6B3" w:rsidR="007F44F5" w:rsidRDefault="007F44F5" w:rsidP="00255FE0">
      <w:pPr>
        <w:spacing w:line="480" w:lineRule="auto"/>
        <w:ind w:hanging="720"/>
      </w:pPr>
      <w:proofErr w:type="spellStart"/>
      <w:r>
        <w:t>Tranvik</w:t>
      </w:r>
      <w:proofErr w:type="spellEnd"/>
      <w:r w:rsidR="00875067">
        <w:t xml:space="preserve"> LJ, </w:t>
      </w:r>
      <w:r>
        <w:t>Downing</w:t>
      </w:r>
      <w:r w:rsidR="00875067">
        <w:t xml:space="preserve"> JA</w:t>
      </w:r>
      <w:r>
        <w:t xml:space="preserve">, </w:t>
      </w:r>
      <w:proofErr w:type="spellStart"/>
      <w:r>
        <w:t>Cotner</w:t>
      </w:r>
      <w:proofErr w:type="spellEnd"/>
      <w:r w:rsidR="00875067">
        <w:t xml:space="preserve"> JB</w:t>
      </w:r>
      <w:r>
        <w:t xml:space="preserve">, </w:t>
      </w:r>
      <w:proofErr w:type="spellStart"/>
      <w:r>
        <w:t>Loiselle</w:t>
      </w:r>
      <w:proofErr w:type="spellEnd"/>
      <w:r w:rsidR="00875067">
        <w:t xml:space="preserve"> SA</w:t>
      </w:r>
      <w:r>
        <w:t xml:space="preserve">, </w:t>
      </w:r>
      <w:proofErr w:type="spellStart"/>
      <w:r>
        <w:t>Striegle</w:t>
      </w:r>
      <w:proofErr w:type="spellEnd"/>
      <w:r w:rsidR="00875067">
        <w:t xml:space="preserve"> RG</w:t>
      </w:r>
      <w:r>
        <w:t xml:space="preserve">, </w:t>
      </w:r>
      <w:proofErr w:type="spellStart"/>
      <w:r>
        <w:t>Ballatore</w:t>
      </w:r>
      <w:proofErr w:type="spellEnd"/>
      <w:r w:rsidR="00875067">
        <w:t xml:space="preserve"> TJ</w:t>
      </w:r>
      <w:r>
        <w:t>, Dillon</w:t>
      </w:r>
      <w:r w:rsidR="00875067">
        <w:t xml:space="preserve"> P</w:t>
      </w:r>
      <w:r>
        <w:t>, Finlay</w:t>
      </w:r>
      <w:r w:rsidR="00875067">
        <w:t xml:space="preserve"> K</w:t>
      </w:r>
      <w:r>
        <w:t>, Fortino</w:t>
      </w:r>
      <w:r w:rsidR="00875067">
        <w:t xml:space="preserve"> K</w:t>
      </w:r>
      <w:r>
        <w:t>, Knoll</w:t>
      </w:r>
      <w:r w:rsidR="00875067">
        <w:t xml:space="preserve"> LB</w:t>
      </w:r>
      <w:r>
        <w:t xml:space="preserve">, </w:t>
      </w:r>
      <w:proofErr w:type="spellStart"/>
      <w:r>
        <w:t>Kortelainen</w:t>
      </w:r>
      <w:proofErr w:type="spellEnd"/>
      <w:r w:rsidR="00875067">
        <w:t xml:space="preserve"> PL</w:t>
      </w:r>
      <w:r>
        <w:t xml:space="preserve">, </w:t>
      </w:r>
      <w:proofErr w:type="spellStart"/>
      <w:r>
        <w:t>Kutser</w:t>
      </w:r>
      <w:proofErr w:type="spellEnd"/>
      <w:r w:rsidR="00875067">
        <w:t xml:space="preserve"> T</w:t>
      </w:r>
      <w:r>
        <w:t xml:space="preserve">, </w:t>
      </w:r>
      <w:r w:rsidR="00875067">
        <w:t>L</w:t>
      </w:r>
      <w:r>
        <w:t>arsen</w:t>
      </w:r>
      <w:r w:rsidR="00875067">
        <w:t xml:space="preserve"> S</w:t>
      </w:r>
      <w:r>
        <w:t xml:space="preserve">, </w:t>
      </w:r>
      <w:proofErr w:type="spellStart"/>
      <w:r>
        <w:t>Laurion</w:t>
      </w:r>
      <w:proofErr w:type="spellEnd"/>
      <w:r w:rsidR="00875067">
        <w:t xml:space="preserve"> I</w:t>
      </w:r>
      <w:r>
        <w:t>, Leech</w:t>
      </w:r>
      <w:r w:rsidR="00875067">
        <w:t xml:space="preserve"> DM</w:t>
      </w:r>
      <w:r>
        <w:t xml:space="preserve">, </w:t>
      </w:r>
      <w:proofErr w:type="spellStart"/>
      <w:r>
        <w:t>McCallister</w:t>
      </w:r>
      <w:proofErr w:type="spellEnd"/>
      <w:r w:rsidR="00875067">
        <w:t xml:space="preserve"> SL</w:t>
      </w:r>
      <w:r>
        <w:t>, McKnight</w:t>
      </w:r>
      <w:r w:rsidR="00875067">
        <w:t xml:space="preserve"> DM</w:t>
      </w:r>
      <w:r>
        <w:t xml:space="preserve">, </w:t>
      </w:r>
      <w:proofErr w:type="spellStart"/>
      <w:r>
        <w:t>Melack</w:t>
      </w:r>
      <w:proofErr w:type="spellEnd"/>
      <w:r w:rsidR="00875067">
        <w:t xml:space="preserve"> JM</w:t>
      </w:r>
      <w:r>
        <w:t xml:space="preserve">, </w:t>
      </w:r>
      <w:proofErr w:type="spellStart"/>
      <w:r>
        <w:t>Overholt</w:t>
      </w:r>
      <w:proofErr w:type="spellEnd"/>
      <w:r w:rsidR="00875067">
        <w:t xml:space="preserve"> E</w:t>
      </w:r>
      <w:r>
        <w:t>, Porter</w:t>
      </w:r>
      <w:r w:rsidR="00875067">
        <w:t xml:space="preserve"> JA</w:t>
      </w:r>
      <w:r>
        <w:t>, Prairie</w:t>
      </w:r>
      <w:r w:rsidR="00875067">
        <w:t xml:space="preserve"> Y</w:t>
      </w:r>
      <w:r>
        <w:t>, Renwick</w:t>
      </w:r>
      <w:r w:rsidR="00875067">
        <w:t xml:space="preserve"> WH</w:t>
      </w:r>
      <w:r>
        <w:t>, Roland</w:t>
      </w:r>
      <w:r w:rsidR="00875067">
        <w:t xml:space="preserve"> F</w:t>
      </w:r>
      <w:r>
        <w:t>, Sherman</w:t>
      </w:r>
      <w:r w:rsidR="00875067">
        <w:t xml:space="preserve"> BS</w:t>
      </w:r>
      <w:r>
        <w:t>, Schindler</w:t>
      </w:r>
      <w:r w:rsidR="00875067">
        <w:t xml:space="preserve"> DW</w:t>
      </w:r>
      <w:r>
        <w:t xml:space="preserve">, </w:t>
      </w:r>
      <w:proofErr w:type="spellStart"/>
      <w:r>
        <w:t>Sobek</w:t>
      </w:r>
      <w:proofErr w:type="spellEnd"/>
      <w:r w:rsidR="00875067">
        <w:t xml:space="preserve"> S</w:t>
      </w:r>
      <w:r>
        <w:t>, Tremblay</w:t>
      </w:r>
      <w:r w:rsidR="00875067">
        <w:t xml:space="preserve"> A</w:t>
      </w:r>
      <w:r>
        <w:t xml:space="preserve">, </w:t>
      </w:r>
      <w:proofErr w:type="spellStart"/>
      <w:r>
        <w:t>Vanni</w:t>
      </w:r>
      <w:proofErr w:type="spellEnd"/>
      <w:r w:rsidR="00875067">
        <w:t xml:space="preserve"> M</w:t>
      </w:r>
      <w:r>
        <w:t xml:space="preserve">, </w:t>
      </w:r>
      <w:proofErr w:type="spellStart"/>
      <w:r>
        <w:t>Verschoor</w:t>
      </w:r>
      <w:proofErr w:type="spellEnd"/>
      <w:r w:rsidR="00875067">
        <w:t xml:space="preserve"> AM</w:t>
      </w:r>
      <w:r>
        <w:t xml:space="preserve">, von </w:t>
      </w:r>
      <w:proofErr w:type="spellStart"/>
      <w:r>
        <w:t>Wachenfeldt</w:t>
      </w:r>
      <w:proofErr w:type="spellEnd"/>
      <w:r w:rsidR="00875067">
        <w:t xml:space="preserve"> E</w:t>
      </w:r>
      <w:r>
        <w:t xml:space="preserve">, </w:t>
      </w:r>
      <w:proofErr w:type="spellStart"/>
      <w:r>
        <w:t>Weyhenmeyer</w:t>
      </w:r>
      <w:proofErr w:type="spellEnd"/>
      <w:r w:rsidR="00875067">
        <w:t xml:space="preserve"> GS</w:t>
      </w:r>
      <w:r>
        <w:t xml:space="preserve">. </w:t>
      </w:r>
      <w:r w:rsidR="00875067">
        <w:t xml:space="preserve">2009. </w:t>
      </w:r>
      <w:r>
        <w:t>Lakes and reservoirs as regulators of carbon cycling and climate. Limnology and Oce</w:t>
      </w:r>
      <w:r w:rsidR="00875067">
        <w:t>anography, 54(6)</w:t>
      </w:r>
      <w:proofErr w:type="gramStart"/>
      <w:r w:rsidR="00875067">
        <w:t>:2298</w:t>
      </w:r>
      <w:proofErr w:type="gramEnd"/>
      <w:r w:rsidR="00875067">
        <w:t>-2314</w:t>
      </w:r>
      <w:r>
        <w:t xml:space="preserve">. </w:t>
      </w:r>
    </w:p>
    <w:p w14:paraId="1929AF38" w14:textId="77777777" w:rsidR="007F44F5" w:rsidRDefault="007F44F5" w:rsidP="00255FE0">
      <w:pPr>
        <w:spacing w:line="480" w:lineRule="auto"/>
        <w:ind w:hanging="720"/>
      </w:pPr>
    </w:p>
    <w:p w14:paraId="6E4284DE" w14:textId="3EEEC0C1" w:rsidR="007F44F5" w:rsidRDefault="007F44F5" w:rsidP="00255FE0">
      <w:pPr>
        <w:spacing w:line="480" w:lineRule="auto"/>
        <w:ind w:hanging="720"/>
      </w:pPr>
      <w:proofErr w:type="spellStart"/>
      <w:r>
        <w:t>Welschmeyer</w:t>
      </w:r>
      <w:proofErr w:type="spellEnd"/>
      <w:r w:rsidR="00875067">
        <w:t xml:space="preserve"> NA</w:t>
      </w:r>
      <w:r>
        <w:t xml:space="preserve">. </w:t>
      </w:r>
      <w:r w:rsidR="00875067">
        <w:t xml:space="preserve">1994. </w:t>
      </w:r>
      <w:proofErr w:type="spellStart"/>
      <w:r>
        <w:t>Flurometric</w:t>
      </w:r>
      <w:proofErr w:type="spellEnd"/>
      <w:r>
        <w:t xml:space="preserve"> analysis of chlorophyll a in the presence of </w:t>
      </w:r>
      <w:proofErr w:type="spellStart"/>
      <w:r>
        <w:t>cholorophyll</w:t>
      </w:r>
      <w:proofErr w:type="spellEnd"/>
      <w:r>
        <w:t xml:space="preserve"> b and </w:t>
      </w:r>
      <w:proofErr w:type="spellStart"/>
      <w:r>
        <w:t>pheopigments</w:t>
      </w:r>
      <w:proofErr w:type="spellEnd"/>
      <w:r>
        <w:t>. Limnology and O</w:t>
      </w:r>
      <w:r w:rsidR="00875067">
        <w:t>ceanography, 39:1985-1992.</w:t>
      </w:r>
      <w:r>
        <w:t xml:space="preserve"> </w:t>
      </w:r>
    </w:p>
    <w:p w14:paraId="6F33C7F7" w14:textId="77777777" w:rsidR="007F44F5" w:rsidRDefault="007F44F5" w:rsidP="00255FE0">
      <w:pPr>
        <w:spacing w:line="480" w:lineRule="auto"/>
        <w:ind w:hanging="720"/>
      </w:pPr>
    </w:p>
    <w:p w14:paraId="08F031F6" w14:textId="4E335283" w:rsidR="007F44F5" w:rsidRDefault="007F44F5" w:rsidP="00255FE0">
      <w:pPr>
        <w:spacing w:line="480" w:lineRule="auto"/>
        <w:ind w:hanging="720"/>
      </w:pPr>
      <w:r>
        <w:t>Wetzel</w:t>
      </w:r>
      <w:r w:rsidR="00875067">
        <w:t xml:space="preserve"> RG</w:t>
      </w:r>
      <w:r>
        <w:t xml:space="preserve">. </w:t>
      </w:r>
      <w:r w:rsidR="00875067">
        <w:t xml:space="preserve">2001. </w:t>
      </w:r>
      <w:r>
        <w:t>Limnology: Lake and River Ec</w:t>
      </w:r>
      <w:r w:rsidR="00875067">
        <w:t xml:space="preserve">osystems. </w:t>
      </w:r>
      <w:r w:rsidR="00AE46CB">
        <w:t>San Diego</w:t>
      </w:r>
      <w:r w:rsidR="0035437D">
        <w:t>, CA,</w:t>
      </w:r>
      <w:r w:rsidR="00AE46CB">
        <w:t xml:space="preserve"> </w:t>
      </w:r>
      <w:r w:rsidR="00875067">
        <w:t>Academic Press.</w:t>
      </w:r>
    </w:p>
    <w:p w14:paraId="308B39A8" w14:textId="77777777" w:rsidR="007F44F5" w:rsidRDefault="007F44F5" w:rsidP="00255FE0">
      <w:pPr>
        <w:spacing w:line="480" w:lineRule="auto"/>
        <w:ind w:hanging="720"/>
      </w:pPr>
    </w:p>
    <w:p w14:paraId="1E674591" w14:textId="77777777" w:rsidR="00055F34" w:rsidRDefault="00AC1C41" w:rsidP="00255FE0">
      <w:pPr>
        <w:pStyle w:val="Heading1"/>
        <w:spacing w:line="480" w:lineRule="auto"/>
        <w:rPr>
          <w:rFonts w:eastAsia="Times New Roman" w:cs="Times New Roman"/>
        </w:rPr>
      </w:pPr>
      <w:r>
        <w:rPr>
          <w:rFonts w:eastAsia="Times New Roman" w:cs="Times New Roman"/>
        </w:rPr>
        <w:t>Tables</w:t>
      </w:r>
    </w:p>
    <w:p w14:paraId="7AE47E40" w14:textId="4038911B" w:rsidR="00055F34" w:rsidRDefault="00AC1C41" w:rsidP="00255FE0">
      <w:pPr>
        <w:pStyle w:val="NormalWeb"/>
        <w:spacing w:line="480" w:lineRule="auto"/>
        <w:ind w:firstLine="0"/>
      </w:pPr>
      <w:r>
        <w:t xml:space="preserve">Table 1. Description of lakes surveyed during 2006 and 2008. </w:t>
      </w:r>
      <w:proofErr w:type="spellStart"/>
      <w:r>
        <w:t>Z</w:t>
      </w:r>
      <w:r>
        <w:rPr>
          <w:vertAlign w:val="subscript"/>
        </w:rPr>
        <w:t>max</w:t>
      </w:r>
      <w:proofErr w:type="spellEnd"/>
      <w:r>
        <w:t xml:space="preserve"> is the maximum depth of the lake (m), Area is the surface area of the lake (ha), WS Area is the area of the lake's watershed (ha), </w:t>
      </w:r>
      <w:proofErr w:type="spellStart"/>
      <w:r>
        <w:t>K</w:t>
      </w:r>
      <w:r>
        <w:rPr>
          <w:vertAlign w:val="subscript"/>
        </w:rPr>
        <w:t>d</w:t>
      </w:r>
      <w:proofErr w:type="spellEnd"/>
      <w:r>
        <w:t xml:space="preserve"> is the light attenuation coefficient in m</w:t>
      </w:r>
      <w:r>
        <w:rPr>
          <w:vertAlign w:val="superscript"/>
        </w:rPr>
        <w:t>-1</w:t>
      </w:r>
      <w:r>
        <w:t>, Thermocline Z is the depth of the thermocline (m), DOC is the concentration of dissolved organic carbon in mg L</w:t>
      </w:r>
      <w:r>
        <w:rPr>
          <w:vertAlign w:val="superscript"/>
        </w:rPr>
        <w:t>-1</w:t>
      </w:r>
      <w:r>
        <w:t xml:space="preserve">, </w:t>
      </w:r>
      <w:proofErr w:type="spellStart"/>
      <w:r>
        <w:t>cDOM</w:t>
      </w:r>
      <w:proofErr w:type="spellEnd"/>
      <w:r>
        <w:t xml:space="preserve"> is the concentration of </w:t>
      </w:r>
      <w:proofErr w:type="spellStart"/>
      <w:r>
        <w:t>chromophoric</w:t>
      </w:r>
      <w:proofErr w:type="spellEnd"/>
      <w:r>
        <w:t xml:space="preserve"> dissolved organic matter in </w:t>
      </w:r>
      <w:proofErr w:type="spellStart"/>
      <w:r>
        <w:t>quinone</w:t>
      </w:r>
      <w:proofErr w:type="spellEnd"/>
      <w:r>
        <w:t xml:space="preserve"> sulfate units (QSU), and </w:t>
      </w:r>
      <w:proofErr w:type="spellStart"/>
      <w:r>
        <w:t>Chl</w:t>
      </w:r>
      <w:proofErr w:type="spellEnd"/>
      <w:r>
        <w:t xml:space="preserve"> a is the concentration of </w:t>
      </w:r>
      <w:proofErr w:type="spellStart"/>
      <w:r>
        <w:t>chlorphyll</w:t>
      </w:r>
      <w:proofErr w:type="spellEnd"/>
      <w:r>
        <w:t xml:space="preserve"> a in μL</w:t>
      </w:r>
      <w:r>
        <w:rPr>
          <w:vertAlign w:val="superscript"/>
        </w:rPr>
        <w:t>-1</w:t>
      </w:r>
      <w:r>
        <w:t>. A dash indicates that the lake was not stratified a</w:t>
      </w:r>
      <w:r w:rsidR="00D32697">
        <w:t xml:space="preserve">t the time of the sampling. </w:t>
      </w:r>
      <w:proofErr w:type="gramStart"/>
      <w:r w:rsidR="00D32697">
        <w:t>A</w:t>
      </w:r>
      <w:proofErr w:type="gramEnd"/>
      <w:r w:rsidR="00D32697">
        <w:t xml:space="preserve"> “ns”</w:t>
      </w:r>
      <w:r>
        <w:t xml:space="preserve"> indicates that the parameter was not sampled.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7"/>
        <w:gridCol w:w="620"/>
        <w:gridCol w:w="620"/>
        <w:gridCol w:w="842"/>
        <w:gridCol w:w="670"/>
        <w:gridCol w:w="660"/>
        <w:gridCol w:w="1334"/>
        <w:gridCol w:w="932"/>
        <w:gridCol w:w="804"/>
        <w:gridCol w:w="902"/>
      </w:tblGrid>
      <w:tr w:rsidR="00055F34" w14:paraId="6690CBFA" w14:textId="77777777">
        <w:trPr>
          <w:tblCellSpacing w:w="15" w:type="dxa"/>
        </w:trPr>
        <w:tc>
          <w:tcPr>
            <w:tcW w:w="0" w:type="auto"/>
            <w:vAlign w:val="center"/>
            <w:hideMark/>
          </w:tcPr>
          <w:p w14:paraId="2ACC4E65" w14:textId="77777777" w:rsidR="00055F34" w:rsidRDefault="00AC1C41" w:rsidP="00255FE0">
            <w:pPr>
              <w:rPr>
                <w:rFonts w:eastAsia="Times New Roman" w:cs="Times New Roman"/>
                <w:b/>
                <w:bCs/>
              </w:rPr>
            </w:pPr>
            <w:r>
              <w:rPr>
                <w:rFonts w:eastAsia="Times New Roman" w:cs="Times New Roman"/>
                <w:b/>
                <w:bCs/>
              </w:rPr>
              <w:t xml:space="preserve">Lake </w:t>
            </w:r>
          </w:p>
        </w:tc>
        <w:tc>
          <w:tcPr>
            <w:tcW w:w="0" w:type="auto"/>
            <w:vAlign w:val="center"/>
            <w:hideMark/>
          </w:tcPr>
          <w:p w14:paraId="7AE836F4" w14:textId="77777777" w:rsidR="00055F34" w:rsidRDefault="00AC1C41" w:rsidP="00255FE0">
            <w:pPr>
              <w:rPr>
                <w:rFonts w:eastAsia="Times New Roman" w:cs="Times New Roman"/>
                <w:b/>
                <w:bCs/>
              </w:rPr>
            </w:pPr>
            <w:proofErr w:type="spellStart"/>
            <w:r>
              <w:rPr>
                <w:rFonts w:eastAsia="Times New Roman" w:cs="Times New Roman"/>
                <w:b/>
                <w:bCs/>
              </w:rPr>
              <w:t>Z</w:t>
            </w:r>
            <w:r>
              <w:rPr>
                <w:rFonts w:eastAsia="Times New Roman" w:cs="Times New Roman"/>
                <w:b/>
                <w:bCs/>
                <w:vertAlign w:val="subscript"/>
              </w:rPr>
              <w:t>max</w:t>
            </w:r>
            <w:proofErr w:type="spellEnd"/>
            <w:r>
              <w:rPr>
                <w:rFonts w:eastAsia="Times New Roman" w:cs="Times New Roman"/>
                <w:b/>
                <w:bCs/>
              </w:rPr>
              <w:t xml:space="preserve"> </w:t>
            </w:r>
          </w:p>
        </w:tc>
        <w:tc>
          <w:tcPr>
            <w:tcW w:w="0" w:type="auto"/>
            <w:vAlign w:val="center"/>
            <w:hideMark/>
          </w:tcPr>
          <w:p w14:paraId="39912CAC" w14:textId="77777777" w:rsidR="00055F34" w:rsidRDefault="00AC1C41" w:rsidP="00255FE0">
            <w:pPr>
              <w:rPr>
                <w:rFonts w:eastAsia="Times New Roman" w:cs="Times New Roman"/>
                <w:b/>
                <w:bCs/>
              </w:rPr>
            </w:pPr>
            <w:r>
              <w:rPr>
                <w:rFonts w:eastAsia="Times New Roman" w:cs="Times New Roman"/>
                <w:b/>
                <w:bCs/>
              </w:rPr>
              <w:t xml:space="preserve">Area </w:t>
            </w:r>
          </w:p>
        </w:tc>
        <w:tc>
          <w:tcPr>
            <w:tcW w:w="0" w:type="auto"/>
            <w:vAlign w:val="center"/>
            <w:hideMark/>
          </w:tcPr>
          <w:p w14:paraId="116B8A0B" w14:textId="77777777" w:rsidR="00055F34" w:rsidRDefault="00AC1C41" w:rsidP="00255FE0">
            <w:pPr>
              <w:rPr>
                <w:rFonts w:eastAsia="Times New Roman" w:cs="Times New Roman"/>
                <w:b/>
                <w:bCs/>
              </w:rPr>
            </w:pPr>
            <w:r>
              <w:rPr>
                <w:rFonts w:eastAsia="Times New Roman" w:cs="Times New Roman"/>
                <w:b/>
                <w:bCs/>
              </w:rPr>
              <w:t xml:space="preserve">WS Area </w:t>
            </w:r>
          </w:p>
        </w:tc>
        <w:tc>
          <w:tcPr>
            <w:tcW w:w="0" w:type="auto"/>
            <w:vAlign w:val="center"/>
            <w:hideMark/>
          </w:tcPr>
          <w:p w14:paraId="659B8D61" w14:textId="77777777" w:rsidR="00055F34" w:rsidRDefault="00AC1C41" w:rsidP="00255FE0">
            <w:pPr>
              <w:rPr>
                <w:rFonts w:eastAsia="Times New Roman" w:cs="Times New Roman"/>
                <w:b/>
                <w:bCs/>
              </w:rPr>
            </w:pPr>
            <w:r>
              <w:rPr>
                <w:rFonts w:eastAsia="Times New Roman" w:cs="Times New Roman"/>
                <w:b/>
                <w:bCs/>
              </w:rPr>
              <w:t xml:space="preserve">Year </w:t>
            </w:r>
          </w:p>
        </w:tc>
        <w:tc>
          <w:tcPr>
            <w:tcW w:w="0" w:type="auto"/>
            <w:vAlign w:val="center"/>
            <w:hideMark/>
          </w:tcPr>
          <w:p w14:paraId="1B8BA3B9" w14:textId="77777777" w:rsidR="00055F34" w:rsidRDefault="00AC1C41" w:rsidP="00255FE0">
            <w:pPr>
              <w:rPr>
                <w:rFonts w:eastAsia="Times New Roman" w:cs="Times New Roman"/>
                <w:b/>
                <w:bCs/>
              </w:rPr>
            </w:pPr>
            <w:proofErr w:type="spellStart"/>
            <w:r>
              <w:rPr>
                <w:rFonts w:eastAsia="Times New Roman" w:cs="Times New Roman"/>
                <w:b/>
                <w:bCs/>
              </w:rPr>
              <w:t>K</w:t>
            </w:r>
            <w:r>
              <w:rPr>
                <w:rFonts w:eastAsia="Times New Roman" w:cs="Times New Roman"/>
                <w:b/>
                <w:bCs/>
                <w:vertAlign w:val="subscript"/>
              </w:rPr>
              <w:t>d</w:t>
            </w:r>
            <w:proofErr w:type="spellEnd"/>
            <w:r>
              <w:rPr>
                <w:rFonts w:eastAsia="Times New Roman" w:cs="Times New Roman"/>
                <w:b/>
                <w:bCs/>
              </w:rPr>
              <w:t xml:space="preserve"> </w:t>
            </w:r>
          </w:p>
        </w:tc>
        <w:tc>
          <w:tcPr>
            <w:tcW w:w="0" w:type="auto"/>
            <w:vAlign w:val="center"/>
            <w:hideMark/>
          </w:tcPr>
          <w:p w14:paraId="5714AFBF" w14:textId="77777777" w:rsidR="00055F34" w:rsidRDefault="00AC1C41" w:rsidP="00255FE0">
            <w:pPr>
              <w:rPr>
                <w:rFonts w:eastAsia="Times New Roman" w:cs="Times New Roman"/>
                <w:b/>
                <w:bCs/>
              </w:rPr>
            </w:pPr>
            <w:r>
              <w:rPr>
                <w:rFonts w:eastAsia="Times New Roman" w:cs="Times New Roman"/>
                <w:b/>
                <w:bCs/>
              </w:rPr>
              <w:t xml:space="preserve">Thermocline Z </w:t>
            </w:r>
          </w:p>
        </w:tc>
        <w:tc>
          <w:tcPr>
            <w:tcW w:w="0" w:type="auto"/>
            <w:vAlign w:val="center"/>
            <w:hideMark/>
          </w:tcPr>
          <w:p w14:paraId="4FA70D6D" w14:textId="77777777" w:rsidR="00055F34" w:rsidRDefault="00AC1C41" w:rsidP="00255FE0">
            <w:pPr>
              <w:rPr>
                <w:rFonts w:eastAsia="Times New Roman" w:cs="Times New Roman"/>
                <w:b/>
                <w:bCs/>
              </w:rPr>
            </w:pPr>
            <w:r>
              <w:rPr>
                <w:rFonts w:eastAsia="Times New Roman" w:cs="Times New Roman"/>
                <w:b/>
                <w:bCs/>
              </w:rPr>
              <w:t xml:space="preserve">DOC </w:t>
            </w:r>
          </w:p>
        </w:tc>
        <w:tc>
          <w:tcPr>
            <w:tcW w:w="0" w:type="auto"/>
            <w:vAlign w:val="center"/>
            <w:hideMark/>
          </w:tcPr>
          <w:p w14:paraId="56BADCAC" w14:textId="77777777" w:rsidR="00055F34" w:rsidRDefault="00AC1C41" w:rsidP="00255FE0">
            <w:pPr>
              <w:rPr>
                <w:rFonts w:eastAsia="Times New Roman" w:cs="Times New Roman"/>
                <w:b/>
                <w:bCs/>
              </w:rPr>
            </w:pPr>
            <w:proofErr w:type="spellStart"/>
            <w:proofErr w:type="gramStart"/>
            <w:r>
              <w:rPr>
                <w:rFonts w:eastAsia="Times New Roman" w:cs="Times New Roman"/>
                <w:b/>
                <w:bCs/>
              </w:rPr>
              <w:t>cDOM</w:t>
            </w:r>
            <w:proofErr w:type="spellEnd"/>
            <w:proofErr w:type="gramEnd"/>
            <w:r>
              <w:rPr>
                <w:rFonts w:eastAsia="Times New Roman" w:cs="Times New Roman"/>
                <w:b/>
                <w:bCs/>
              </w:rPr>
              <w:t xml:space="preserve"> </w:t>
            </w:r>
          </w:p>
        </w:tc>
        <w:tc>
          <w:tcPr>
            <w:tcW w:w="0" w:type="auto"/>
            <w:vAlign w:val="center"/>
            <w:hideMark/>
          </w:tcPr>
          <w:p w14:paraId="59B096AA" w14:textId="77777777" w:rsidR="00055F34" w:rsidRDefault="00AC1C41" w:rsidP="00255FE0">
            <w:pPr>
              <w:rPr>
                <w:rFonts w:eastAsia="Times New Roman" w:cs="Times New Roman"/>
                <w:b/>
                <w:bCs/>
              </w:rPr>
            </w:pPr>
            <w:proofErr w:type="spellStart"/>
            <w:r>
              <w:rPr>
                <w:rFonts w:eastAsia="Times New Roman" w:cs="Times New Roman"/>
                <w:b/>
                <w:bCs/>
              </w:rPr>
              <w:t>Chl</w:t>
            </w:r>
            <w:proofErr w:type="spellEnd"/>
            <w:r>
              <w:rPr>
                <w:rFonts w:eastAsia="Times New Roman" w:cs="Times New Roman"/>
                <w:b/>
                <w:bCs/>
              </w:rPr>
              <w:t xml:space="preserve"> a </w:t>
            </w:r>
          </w:p>
        </w:tc>
      </w:tr>
      <w:tr w:rsidR="00055F34" w14:paraId="025656AD" w14:textId="77777777">
        <w:trPr>
          <w:tblCellSpacing w:w="15" w:type="dxa"/>
        </w:trPr>
        <w:tc>
          <w:tcPr>
            <w:tcW w:w="0" w:type="auto"/>
            <w:tcMar>
              <w:top w:w="120" w:type="dxa"/>
              <w:left w:w="120" w:type="dxa"/>
              <w:bottom w:w="120" w:type="dxa"/>
              <w:right w:w="120" w:type="dxa"/>
            </w:tcMar>
            <w:vAlign w:val="center"/>
            <w:hideMark/>
          </w:tcPr>
          <w:p w14:paraId="5BEE15F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7CD0D34"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70805C61"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ha</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764E2F0"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ha</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4462C1A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BAC849B"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w:t>
            </w:r>
            <w:proofErr w:type="gramEnd"/>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4467ECB9"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61F15ACF"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mg</w:t>
            </w:r>
            <w:proofErr w:type="gramEnd"/>
            <w:r>
              <w:rPr>
                <w:rFonts w:eastAsia="Times New Roman" w:cs="Times New Roman"/>
              </w:rPr>
              <w:t xml:space="preserve"> L</w:t>
            </w:r>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03359CBB" w14:textId="77777777" w:rsidR="00055F34" w:rsidRDefault="00AC1C41" w:rsidP="00255FE0">
            <w:pPr>
              <w:rPr>
                <w:rFonts w:eastAsia="Times New Roman" w:cs="Times New Roman"/>
              </w:rPr>
            </w:pPr>
            <w:r>
              <w:rPr>
                <w:rFonts w:eastAsia="Times New Roman" w:cs="Times New Roman"/>
              </w:rPr>
              <w:t xml:space="preserve">(QSU) </w:t>
            </w:r>
          </w:p>
        </w:tc>
        <w:tc>
          <w:tcPr>
            <w:tcW w:w="0" w:type="auto"/>
            <w:tcMar>
              <w:top w:w="120" w:type="dxa"/>
              <w:left w:w="120" w:type="dxa"/>
              <w:bottom w:w="120" w:type="dxa"/>
              <w:right w:w="120" w:type="dxa"/>
            </w:tcMar>
            <w:vAlign w:val="center"/>
            <w:hideMark/>
          </w:tcPr>
          <w:p w14:paraId="3ACA6A21" w14:textId="77777777" w:rsidR="00055F34" w:rsidRDefault="00AC1C41" w:rsidP="00255FE0">
            <w:pPr>
              <w:rPr>
                <w:rFonts w:eastAsia="Times New Roman" w:cs="Times New Roman"/>
              </w:rPr>
            </w:pPr>
            <w:r>
              <w:rPr>
                <w:rFonts w:eastAsia="Times New Roman" w:cs="Times New Roman"/>
              </w:rPr>
              <w:t>(μg L</w:t>
            </w:r>
            <w:r>
              <w:rPr>
                <w:rFonts w:eastAsia="Times New Roman" w:cs="Times New Roman"/>
                <w:vertAlign w:val="superscript"/>
              </w:rPr>
              <w:t>-1</w:t>
            </w:r>
            <w:r>
              <w:rPr>
                <w:rFonts w:eastAsia="Times New Roman" w:cs="Times New Roman"/>
              </w:rPr>
              <w:t xml:space="preserve">) </w:t>
            </w:r>
          </w:p>
        </w:tc>
      </w:tr>
      <w:tr w:rsidR="00055F34" w14:paraId="7661DB3F" w14:textId="77777777">
        <w:trPr>
          <w:tblCellSpacing w:w="15" w:type="dxa"/>
        </w:trPr>
        <w:tc>
          <w:tcPr>
            <w:tcW w:w="0" w:type="auto"/>
            <w:tcMar>
              <w:top w:w="120" w:type="dxa"/>
              <w:left w:w="120" w:type="dxa"/>
              <w:bottom w:w="120" w:type="dxa"/>
              <w:right w:w="120" w:type="dxa"/>
            </w:tcMar>
            <w:vAlign w:val="center"/>
            <w:hideMark/>
          </w:tcPr>
          <w:p w14:paraId="4547D76E" w14:textId="77777777" w:rsidR="00055F34" w:rsidRDefault="00AC1C41" w:rsidP="00255FE0">
            <w:pPr>
              <w:rPr>
                <w:rFonts w:eastAsia="Times New Roman" w:cs="Times New Roman"/>
              </w:rPr>
            </w:pPr>
            <w:r>
              <w:rPr>
                <w:rFonts w:eastAsia="Times New Roman" w:cs="Times New Roman"/>
              </w:rPr>
              <w:t xml:space="preserve">GTH 30 </w:t>
            </w:r>
          </w:p>
        </w:tc>
        <w:tc>
          <w:tcPr>
            <w:tcW w:w="0" w:type="auto"/>
            <w:tcMar>
              <w:top w:w="120" w:type="dxa"/>
              <w:left w:w="120" w:type="dxa"/>
              <w:bottom w:w="120" w:type="dxa"/>
              <w:right w:w="120" w:type="dxa"/>
            </w:tcMar>
            <w:vAlign w:val="center"/>
            <w:hideMark/>
          </w:tcPr>
          <w:p w14:paraId="702073B9" w14:textId="77777777" w:rsidR="00055F34" w:rsidRDefault="00AC1C41" w:rsidP="00255FE0">
            <w:pPr>
              <w:rPr>
                <w:rFonts w:eastAsia="Times New Roman" w:cs="Times New Roman"/>
              </w:rPr>
            </w:pPr>
            <w:r>
              <w:rPr>
                <w:rFonts w:eastAsia="Times New Roman" w:cs="Times New Roman"/>
              </w:rPr>
              <w:t xml:space="preserve">21.4 </w:t>
            </w:r>
          </w:p>
        </w:tc>
        <w:tc>
          <w:tcPr>
            <w:tcW w:w="0" w:type="auto"/>
            <w:tcMar>
              <w:top w:w="120" w:type="dxa"/>
              <w:left w:w="120" w:type="dxa"/>
              <w:bottom w:w="120" w:type="dxa"/>
              <w:right w:w="120" w:type="dxa"/>
            </w:tcMar>
            <w:vAlign w:val="center"/>
            <w:hideMark/>
          </w:tcPr>
          <w:p w14:paraId="28046C1B" w14:textId="77777777" w:rsidR="00055F34" w:rsidRDefault="00AC1C41" w:rsidP="00255FE0">
            <w:pPr>
              <w:rPr>
                <w:rFonts w:eastAsia="Times New Roman" w:cs="Times New Roman"/>
              </w:rPr>
            </w:pPr>
            <w:r>
              <w:rPr>
                <w:rFonts w:eastAsia="Times New Roman" w:cs="Times New Roman"/>
              </w:rPr>
              <w:t xml:space="preserve">6.8 </w:t>
            </w:r>
          </w:p>
        </w:tc>
        <w:tc>
          <w:tcPr>
            <w:tcW w:w="0" w:type="auto"/>
            <w:tcMar>
              <w:top w:w="120" w:type="dxa"/>
              <w:left w:w="120" w:type="dxa"/>
              <w:bottom w:w="120" w:type="dxa"/>
              <w:right w:w="120" w:type="dxa"/>
            </w:tcMar>
            <w:vAlign w:val="center"/>
            <w:hideMark/>
          </w:tcPr>
          <w:p w14:paraId="4CB410DD" w14:textId="77777777" w:rsidR="00055F34" w:rsidRDefault="00AC1C41" w:rsidP="00255FE0">
            <w:pPr>
              <w:rPr>
                <w:rFonts w:eastAsia="Times New Roman" w:cs="Times New Roman"/>
              </w:rPr>
            </w:pPr>
            <w:r>
              <w:rPr>
                <w:rFonts w:eastAsia="Times New Roman" w:cs="Times New Roman"/>
              </w:rPr>
              <w:t xml:space="preserve">526.9 </w:t>
            </w:r>
          </w:p>
        </w:tc>
        <w:tc>
          <w:tcPr>
            <w:tcW w:w="0" w:type="auto"/>
            <w:tcMar>
              <w:top w:w="120" w:type="dxa"/>
              <w:left w:w="120" w:type="dxa"/>
              <w:bottom w:w="120" w:type="dxa"/>
              <w:right w:w="120" w:type="dxa"/>
            </w:tcMar>
            <w:vAlign w:val="center"/>
            <w:hideMark/>
          </w:tcPr>
          <w:p w14:paraId="32F7CBF2"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6757DEB3"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3107666D"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03F11E9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42E78A4"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15D70ED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28409C07" w14:textId="77777777">
        <w:trPr>
          <w:tblCellSpacing w:w="15" w:type="dxa"/>
        </w:trPr>
        <w:tc>
          <w:tcPr>
            <w:tcW w:w="0" w:type="auto"/>
            <w:tcMar>
              <w:top w:w="120" w:type="dxa"/>
              <w:left w:w="120" w:type="dxa"/>
              <w:bottom w:w="120" w:type="dxa"/>
              <w:right w:w="120" w:type="dxa"/>
            </w:tcMar>
            <w:vAlign w:val="center"/>
            <w:hideMark/>
          </w:tcPr>
          <w:p w14:paraId="2324EB1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A5C685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61AA86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7BBE52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E53635C"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501797DD" w14:textId="77777777" w:rsidR="00055F34" w:rsidRDefault="00AC1C41" w:rsidP="00255FE0">
            <w:pPr>
              <w:rPr>
                <w:rFonts w:eastAsia="Times New Roman" w:cs="Times New Roman"/>
              </w:rPr>
            </w:pPr>
            <w:r>
              <w:rPr>
                <w:rFonts w:eastAsia="Times New Roman" w:cs="Times New Roman"/>
              </w:rPr>
              <w:t xml:space="preserve">0.86 </w:t>
            </w:r>
          </w:p>
        </w:tc>
        <w:tc>
          <w:tcPr>
            <w:tcW w:w="0" w:type="auto"/>
            <w:tcMar>
              <w:top w:w="120" w:type="dxa"/>
              <w:left w:w="120" w:type="dxa"/>
              <w:bottom w:w="120" w:type="dxa"/>
              <w:right w:w="120" w:type="dxa"/>
            </w:tcMar>
            <w:vAlign w:val="center"/>
            <w:hideMark/>
          </w:tcPr>
          <w:p w14:paraId="3429D227"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436FE5FA" w14:textId="77777777" w:rsidR="00055F34" w:rsidRDefault="00AC1C41" w:rsidP="00255FE0">
            <w:pPr>
              <w:rPr>
                <w:rFonts w:eastAsia="Times New Roman" w:cs="Times New Roman"/>
              </w:rPr>
            </w:pPr>
            <w:r>
              <w:rPr>
                <w:rFonts w:eastAsia="Times New Roman" w:cs="Times New Roman"/>
              </w:rPr>
              <w:t xml:space="preserve">4.2 </w:t>
            </w:r>
          </w:p>
        </w:tc>
        <w:tc>
          <w:tcPr>
            <w:tcW w:w="0" w:type="auto"/>
            <w:tcMar>
              <w:top w:w="120" w:type="dxa"/>
              <w:left w:w="120" w:type="dxa"/>
              <w:bottom w:w="120" w:type="dxa"/>
              <w:right w:w="120" w:type="dxa"/>
            </w:tcMar>
            <w:vAlign w:val="center"/>
            <w:hideMark/>
          </w:tcPr>
          <w:p w14:paraId="36D6906C" w14:textId="77777777" w:rsidR="00055F34" w:rsidRDefault="00AC1C41" w:rsidP="00255FE0">
            <w:pPr>
              <w:rPr>
                <w:rFonts w:eastAsia="Times New Roman" w:cs="Times New Roman"/>
              </w:rPr>
            </w:pPr>
            <w:r>
              <w:rPr>
                <w:rFonts w:eastAsia="Times New Roman" w:cs="Times New Roman"/>
              </w:rPr>
              <w:t xml:space="preserve">67.6 </w:t>
            </w:r>
          </w:p>
        </w:tc>
        <w:tc>
          <w:tcPr>
            <w:tcW w:w="0" w:type="auto"/>
            <w:tcMar>
              <w:top w:w="120" w:type="dxa"/>
              <w:left w:w="120" w:type="dxa"/>
              <w:bottom w:w="120" w:type="dxa"/>
              <w:right w:w="120" w:type="dxa"/>
            </w:tcMar>
            <w:vAlign w:val="center"/>
            <w:hideMark/>
          </w:tcPr>
          <w:p w14:paraId="606F4896" w14:textId="77777777" w:rsidR="00055F34" w:rsidRDefault="00AC1C41" w:rsidP="00255FE0">
            <w:pPr>
              <w:rPr>
                <w:rFonts w:eastAsia="Times New Roman" w:cs="Times New Roman"/>
              </w:rPr>
            </w:pPr>
            <w:r>
              <w:rPr>
                <w:rFonts w:eastAsia="Times New Roman" w:cs="Times New Roman"/>
              </w:rPr>
              <w:t xml:space="preserve">0.84 </w:t>
            </w:r>
          </w:p>
        </w:tc>
      </w:tr>
      <w:tr w:rsidR="00055F34" w14:paraId="5579C7B6" w14:textId="77777777">
        <w:trPr>
          <w:tblCellSpacing w:w="15" w:type="dxa"/>
        </w:trPr>
        <w:tc>
          <w:tcPr>
            <w:tcW w:w="0" w:type="auto"/>
            <w:tcMar>
              <w:top w:w="120" w:type="dxa"/>
              <w:left w:w="120" w:type="dxa"/>
              <w:bottom w:w="120" w:type="dxa"/>
              <w:right w:w="120" w:type="dxa"/>
            </w:tcMar>
            <w:vAlign w:val="center"/>
            <w:hideMark/>
          </w:tcPr>
          <w:p w14:paraId="51AE83D8" w14:textId="77777777" w:rsidR="00055F34" w:rsidRDefault="00AC1C41" w:rsidP="00255FE0">
            <w:pPr>
              <w:rPr>
                <w:rFonts w:eastAsia="Times New Roman" w:cs="Times New Roman"/>
              </w:rPr>
            </w:pPr>
            <w:r>
              <w:rPr>
                <w:rFonts w:eastAsia="Times New Roman" w:cs="Times New Roman"/>
              </w:rPr>
              <w:t xml:space="preserve">GTH 31 </w:t>
            </w:r>
          </w:p>
        </w:tc>
        <w:tc>
          <w:tcPr>
            <w:tcW w:w="0" w:type="auto"/>
            <w:tcMar>
              <w:top w:w="120" w:type="dxa"/>
              <w:left w:w="120" w:type="dxa"/>
              <w:bottom w:w="120" w:type="dxa"/>
              <w:right w:w="120" w:type="dxa"/>
            </w:tcMar>
            <w:vAlign w:val="center"/>
            <w:hideMark/>
          </w:tcPr>
          <w:p w14:paraId="2F04E45D" w14:textId="77777777" w:rsidR="00055F34" w:rsidRDefault="00AC1C41" w:rsidP="00255FE0">
            <w:pPr>
              <w:rPr>
                <w:rFonts w:eastAsia="Times New Roman" w:cs="Times New Roman"/>
              </w:rPr>
            </w:pPr>
            <w:r>
              <w:rPr>
                <w:rFonts w:eastAsia="Times New Roman" w:cs="Times New Roman"/>
              </w:rPr>
              <w:t xml:space="preserve">12.0 </w:t>
            </w:r>
          </w:p>
        </w:tc>
        <w:tc>
          <w:tcPr>
            <w:tcW w:w="0" w:type="auto"/>
            <w:tcMar>
              <w:top w:w="120" w:type="dxa"/>
              <w:left w:w="120" w:type="dxa"/>
              <w:bottom w:w="120" w:type="dxa"/>
              <w:right w:w="120" w:type="dxa"/>
            </w:tcMar>
            <w:vAlign w:val="center"/>
            <w:hideMark/>
          </w:tcPr>
          <w:p w14:paraId="69B99707" w14:textId="77777777" w:rsidR="00055F34" w:rsidRDefault="00AC1C41" w:rsidP="00255FE0">
            <w:pPr>
              <w:rPr>
                <w:rFonts w:eastAsia="Times New Roman" w:cs="Times New Roman"/>
              </w:rPr>
            </w:pPr>
            <w:r>
              <w:rPr>
                <w:rFonts w:eastAsia="Times New Roman" w:cs="Times New Roman"/>
              </w:rPr>
              <w:t xml:space="preserve">2.2 </w:t>
            </w:r>
          </w:p>
        </w:tc>
        <w:tc>
          <w:tcPr>
            <w:tcW w:w="0" w:type="auto"/>
            <w:tcMar>
              <w:top w:w="120" w:type="dxa"/>
              <w:left w:w="120" w:type="dxa"/>
              <w:bottom w:w="120" w:type="dxa"/>
              <w:right w:w="120" w:type="dxa"/>
            </w:tcMar>
            <w:vAlign w:val="center"/>
            <w:hideMark/>
          </w:tcPr>
          <w:p w14:paraId="0FE3E02E" w14:textId="77777777" w:rsidR="00055F34" w:rsidRDefault="00AC1C41" w:rsidP="00255FE0">
            <w:pPr>
              <w:rPr>
                <w:rFonts w:eastAsia="Times New Roman" w:cs="Times New Roman"/>
              </w:rPr>
            </w:pPr>
            <w:r>
              <w:rPr>
                <w:rFonts w:eastAsia="Times New Roman" w:cs="Times New Roman"/>
              </w:rPr>
              <w:t xml:space="preserve">114.0 </w:t>
            </w:r>
          </w:p>
        </w:tc>
        <w:tc>
          <w:tcPr>
            <w:tcW w:w="0" w:type="auto"/>
            <w:tcMar>
              <w:top w:w="120" w:type="dxa"/>
              <w:left w:w="120" w:type="dxa"/>
              <w:bottom w:w="120" w:type="dxa"/>
              <w:right w:w="120" w:type="dxa"/>
            </w:tcMar>
            <w:vAlign w:val="center"/>
            <w:hideMark/>
          </w:tcPr>
          <w:p w14:paraId="341C091F"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296BDE2" w14:textId="77777777" w:rsidR="00055F34" w:rsidRDefault="00AC1C41" w:rsidP="00255FE0">
            <w:pPr>
              <w:rPr>
                <w:rFonts w:eastAsia="Times New Roman" w:cs="Times New Roman"/>
              </w:rPr>
            </w:pPr>
            <w:r>
              <w:rPr>
                <w:rFonts w:eastAsia="Times New Roman" w:cs="Times New Roman"/>
              </w:rPr>
              <w:t xml:space="preserve">0.58 </w:t>
            </w:r>
          </w:p>
        </w:tc>
        <w:tc>
          <w:tcPr>
            <w:tcW w:w="0" w:type="auto"/>
            <w:tcMar>
              <w:top w:w="120" w:type="dxa"/>
              <w:left w:w="120" w:type="dxa"/>
              <w:bottom w:w="120" w:type="dxa"/>
              <w:right w:w="120" w:type="dxa"/>
            </w:tcMar>
            <w:vAlign w:val="center"/>
            <w:hideMark/>
          </w:tcPr>
          <w:p w14:paraId="5BFF55DA"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6D8D625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4035F47"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06B0A5F"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7A4C9152" w14:textId="77777777">
        <w:trPr>
          <w:tblCellSpacing w:w="15" w:type="dxa"/>
        </w:trPr>
        <w:tc>
          <w:tcPr>
            <w:tcW w:w="0" w:type="auto"/>
            <w:tcMar>
              <w:top w:w="120" w:type="dxa"/>
              <w:left w:w="120" w:type="dxa"/>
              <w:bottom w:w="120" w:type="dxa"/>
              <w:right w:w="120" w:type="dxa"/>
            </w:tcMar>
            <w:vAlign w:val="center"/>
            <w:hideMark/>
          </w:tcPr>
          <w:p w14:paraId="3BEF6BD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09891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7DE5EE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8EC7CE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3802C05"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7257296" w14:textId="77777777" w:rsidR="00055F34" w:rsidRDefault="00AC1C41" w:rsidP="00255FE0">
            <w:pPr>
              <w:rPr>
                <w:rFonts w:eastAsia="Times New Roman" w:cs="Times New Roman"/>
              </w:rPr>
            </w:pPr>
            <w:r>
              <w:rPr>
                <w:rFonts w:eastAsia="Times New Roman" w:cs="Times New Roman"/>
              </w:rPr>
              <w:t xml:space="preserve">0.97 </w:t>
            </w:r>
          </w:p>
        </w:tc>
        <w:tc>
          <w:tcPr>
            <w:tcW w:w="0" w:type="auto"/>
            <w:tcMar>
              <w:top w:w="120" w:type="dxa"/>
              <w:left w:w="120" w:type="dxa"/>
              <w:bottom w:w="120" w:type="dxa"/>
              <w:right w:w="120" w:type="dxa"/>
            </w:tcMar>
            <w:vAlign w:val="center"/>
            <w:hideMark/>
          </w:tcPr>
          <w:p w14:paraId="22A9DC3B"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697280F3" w14:textId="77777777" w:rsidR="00055F34" w:rsidRDefault="00AC1C41" w:rsidP="00255FE0">
            <w:pPr>
              <w:rPr>
                <w:rFonts w:eastAsia="Times New Roman" w:cs="Times New Roman"/>
              </w:rPr>
            </w:pPr>
            <w:r>
              <w:rPr>
                <w:rFonts w:eastAsia="Times New Roman" w:cs="Times New Roman"/>
              </w:rPr>
              <w:t xml:space="preserve">3.9 </w:t>
            </w:r>
          </w:p>
        </w:tc>
        <w:tc>
          <w:tcPr>
            <w:tcW w:w="0" w:type="auto"/>
            <w:tcMar>
              <w:top w:w="120" w:type="dxa"/>
              <w:left w:w="120" w:type="dxa"/>
              <w:bottom w:w="120" w:type="dxa"/>
              <w:right w:w="120" w:type="dxa"/>
            </w:tcMar>
            <w:vAlign w:val="center"/>
            <w:hideMark/>
          </w:tcPr>
          <w:p w14:paraId="68C9C8FC" w14:textId="77777777" w:rsidR="00055F34" w:rsidRDefault="00AC1C41" w:rsidP="00255FE0">
            <w:pPr>
              <w:rPr>
                <w:rFonts w:eastAsia="Times New Roman" w:cs="Times New Roman"/>
              </w:rPr>
            </w:pPr>
            <w:r>
              <w:rPr>
                <w:rFonts w:eastAsia="Times New Roman" w:cs="Times New Roman"/>
              </w:rPr>
              <w:t xml:space="preserve">59.6 </w:t>
            </w:r>
          </w:p>
        </w:tc>
        <w:tc>
          <w:tcPr>
            <w:tcW w:w="0" w:type="auto"/>
            <w:tcMar>
              <w:top w:w="120" w:type="dxa"/>
              <w:left w:w="120" w:type="dxa"/>
              <w:bottom w:w="120" w:type="dxa"/>
              <w:right w:w="120" w:type="dxa"/>
            </w:tcMar>
            <w:vAlign w:val="center"/>
            <w:hideMark/>
          </w:tcPr>
          <w:p w14:paraId="20305C2B" w14:textId="77777777" w:rsidR="00055F34" w:rsidRDefault="00AC1C41" w:rsidP="00255FE0">
            <w:pPr>
              <w:rPr>
                <w:rFonts w:eastAsia="Times New Roman" w:cs="Times New Roman"/>
              </w:rPr>
            </w:pPr>
            <w:r>
              <w:rPr>
                <w:rFonts w:eastAsia="Times New Roman" w:cs="Times New Roman"/>
              </w:rPr>
              <w:t xml:space="preserve">0.76 </w:t>
            </w:r>
          </w:p>
        </w:tc>
      </w:tr>
      <w:tr w:rsidR="00055F34" w14:paraId="26159765" w14:textId="77777777">
        <w:trPr>
          <w:tblCellSpacing w:w="15" w:type="dxa"/>
        </w:trPr>
        <w:tc>
          <w:tcPr>
            <w:tcW w:w="0" w:type="auto"/>
            <w:tcMar>
              <w:top w:w="120" w:type="dxa"/>
              <w:left w:w="120" w:type="dxa"/>
              <w:bottom w:w="120" w:type="dxa"/>
              <w:right w:w="120" w:type="dxa"/>
            </w:tcMar>
            <w:vAlign w:val="center"/>
            <w:hideMark/>
          </w:tcPr>
          <w:p w14:paraId="666FDD5D" w14:textId="77777777" w:rsidR="00055F34" w:rsidRDefault="00AC1C41" w:rsidP="00255FE0">
            <w:pPr>
              <w:rPr>
                <w:rFonts w:eastAsia="Times New Roman" w:cs="Times New Roman"/>
              </w:rPr>
            </w:pPr>
            <w:r>
              <w:rPr>
                <w:rFonts w:eastAsia="Times New Roman" w:cs="Times New Roman"/>
              </w:rPr>
              <w:t xml:space="preserve">GTH 32 </w:t>
            </w:r>
          </w:p>
        </w:tc>
        <w:tc>
          <w:tcPr>
            <w:tcW w:w="0" w:type="auto"/>
            <w:tcMar>
              <w:top w:w="120" w:type="dxa"/>
              <w:left w:w="120" w:type="dxa"/>
              <w:bottom w:w="120" w:type="dxa"/>
              <w:right w:w="120" w:type="dxa"/>
            </w:tcMar>
            <w:vAlign w:val="center"/>
            <w:hideMark/>
          </w:tcPr>
          <w:p w14:paraId="6C8C2C3F" w14:textId="77777777" w:rsidR="00055F34" w:rsidRDefault="00AC1C41" w:rsidP="00255FE0">
            <w:pPr>
              <w:rPr>
                <w:rFonts w:eastAsia="Times New Roman" w:cs="Times New Roman"/>
              </w:rPr>
            </w:pPr>
            <w:r>
              <w:rPr>
                <w:rFonts w:eastAsia="Times New Roman" w:cs="Times New Roman"/>
              </w:rPr>
              <w:t xml:space="preserve">15.7 </w:t>
            </w:r>
          </w:p>
        </w:tc>
        <w:tc>
          <w:tcPr>
            <w:tcW w:w="0" w:type="auto"/>
            <w:tcMar>
              <w:top w:w="120" w:type="dxa"/>
              <w:left w:w="120" w:type="dxa"/>
              <w:bottom w:w="120" w:type="dxa"/>
              <w:right w:w="120" w:type="dxa"/>
            </w:tcMar>
            <w:vAlign w:val="center"/>
            <w:hideMark/>
          </w:tcPr>
          <w:p w14:paraId="588A6991" w14:textId="77777777" w:rsidR="00055F34" w:rsidRDefault="00AC1C41" w:rsidP="00255FE0">
            <w:pPr>
              <w:rPr>
                <w:rFonts w:eastAsia="Times New Roman" w:cs="Times New Roman"/>
              </w:rPr>
            </w:pPr>
            <w:r>
              <w:rPr>
                <w:rFonts w:eastAsia="Times New Roman" w:cs="Times New Roman"/>
              </w:rPr>
              <w:t xml:space="preserve">12.9 </w:t>
            </w:r>
          </w:p>
        </w:tc>
        <w:tc>
          <w:tcPr>
            <w:tcW w:w="0" w:type="auto"/>
            <w:tcMar>
              <w:top w:w="120" w:type="dxa"/>
              <w:left w:w="120" w:type="dxa"/>
              <w:bottom w:w="120" w:type="dxa"/>
              <w:right w:w="120" w:type="dxa"/>
            </w:tcMar>
            <w:vAlign w:val="center"/>
            <w:hideMark/>
          </w:tcPr>
          <w:p w14:paraId="5100C31B" w14:textId="77777777" w:rsidR="00055F34" w:rsidRDefault="00AC1C41" w:rsidP="00255FE0">
            <w:pPr>
              <w:rPr>
                <w:rFonts w:eastAsia="Times New Roman" w:cs="Times New Roman"/>
              </w:rPr>
            </w:pPr>
            <w:r>
              <w:rPr>
                <w:rFonts w:eastAsia="Times New Roman" w:cs="Times New Roman"/>
              </w:rPr>
              <w:t xml:space="preserve">568.0 </w:t>
            </w:r>
          </w:p>
        </w:tc>
        <w:tc>
          <w:tcPr>
            <w:tcW w:w="0" w:type="auto"/>
            <w:tcMar>
              <w:top w:w="120" w:type="dxa"/>
              <w:left w:w="120" w:type="dxa"/>
              <w:bottom w:w="120" w:type="dxa"/>
              <w:right w:w="120" w:type="dxa"/>
            </w:tcMar>
            <w:vAlign w:val="center"/>
            <w:hideMark/>
          </w:tcPr>
          <w:p w14:paraId="2549BE13"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190D9B86" w14:textId="77777777" w:rsidR="00055F34" w:rsidRDefault="00AC1C41" w:rsidP="00255FE0">
            <w:pPr>
              <w:rPr>
                <w:rFonts w:eastAsia="Times New Roman" w:cs="Times New Roman"/>
              </w:rPr>
            </w:pPr>
            <w:r>
              <w:rPr>
                <w:rFonts w:eastAsia="Times New Roman" w:cs="Times New Roman"/>
              </w:rPr>
              <w:t xml:space="preserve">0.80 </w:t>
            </w:r>
          </w:p>
        </w:tc>
        <w:tc>
          <w:tcPr>
            <w:tcW w:w="0" w:type="auto"/>
            <w:tcMar>
              <w:top w:w="120" w:type="dxa"/>
              <w:left w:w="120" w:type="dxa"/>
              <w:bottom w:w="120" w:type="dxa"/>
              <w:right w:w="120" w:type="dxa"/>
            </w:tcMar>
            <w:vAlign w:val="center"/>
            <w:hideMark/>
          </w:tcPr>
          <w:p w14:paraId="3A141522"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2F7B8EB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321E183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479479E8"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24C3CDEF" w14:textId="77777777">
        <w:trPr>
          <w:tblCellSpacing w:w="15" w:type="dxa"/>
        </w:trPr>
        <w:tc>
          <w:tcPr>
            <w:tcW w:w="0" w:type="auto"/>
            <w:tcMar>
              <w:top w:w="120" w:type="dxa"/>
              <w:left w:w="120" w:type="dxa"/>
              <w:bottom w:w="120" w:type="dxa"/>
              <w:right w:w="120" w:type="dxa"/>
            </w:tcMar>
            <w:vAlign w:val="center"/>
            <w:hideMark/>
          </w:tcPr>
          <w:p w14:paraId="255DB69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73186F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2142EC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52D80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436D25E"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76315F13" w14:textId="77777777" w:rsidR="00055F34" w:rsidRDefault="00AC1C41" w:rsidP="00255FE0">
            <w:pPr>
              <w:rPr>
                <w:rFonts w:eastAsia="Times New Roman" w:cs="Times New Roman"/>
              </w:rPr>
            </w:pPr>
            <w:r>
              <w:rPr>
                <w:rFonts w:eastAsia="Times New Roman" w:cs="Times New Roman"/>
              </w:rPr>
              <w:t xml:space="preserve">0.70 </w:t>
            </w:r>
          </w:p>
        </w:tc>
        <w:tc>
          <w:tcPr>
            <w:tcW w:w="0" w:type="auto"/>
            <w:tcMar>
              <w:top w:w="120" w:type="dxa"/>
              <w:left w:w="120" w:type="dxa"/>
              <w:bottom w:w="120" w:type="dxa"/>
              <w:right w:w="120" w:type="dxa"/>
            </w:tcMar>
            <w:vAlign w:val="center"/>
            <w:hideMark/>
          </w:tcPr>
          <w:p w14:paraId="5F1950B7"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693A5D36" w14:textId="77777777" w:rsidR="00055F34" w:rsidRDefault="00AC1C41" w:rsidP="00255FE0">
            <w:pPr>
              <w:rPr>
                <w:rFonts w:eastAsia="Times New Roman" w:cs="Times New Roman"/>
              </w:rPr>
            </w:pPr>
            <w:r>
              <w:rPr>
                <w:rFonts w:eastAsia="Times New Roman" w:cs="Times New Roman"/>
              </w:rPr>
              <w:t xml:space="preserve">3.6 </w:t>
            </w:r>
          </w:p>
        </w:tc>
        <w:tc>
          <w:tcPr>
            <w:tcW w:w="0" w:type="auto"/>
            <w:tcMar>
              <w:top w:w="120" w:type="dxa"/>
              <w:left w:w="120" w:type="dxa"/>
              <w:bottom w:w="120" w:type="dxa"/>
              <w:right w:w="120" w:type="dxa"/>
            </w:tcMar>
            <w:vAlign w:val="center"/>
            <w:hideMark/>
          </w:tcPr>
          <w:p w14:paraId="7F16CD8F" w14:textId="77777777" w:rsidR="00055F34" w:rsidRDefault="00AC1C41" w:rsidP="00255FE0">
            <w:pPr>
              <w:rPr>
                <w:rFonts w:eastAsia="Times New Roman" w:cs="Times New Roman"/>
              </w:rPr>
            </w:pPr>
            <w:r>
              <w:rPr>
                <w:rFonts w:eastAsia="Times New Roman" w:cs="Times New Roman"/>
              </w:rPr>
              <w:t xml:space="preserve">48.7 </w:t>
            </w:r>
          </w:p>
        </w:tc>
        <w:tc>
          <w:tcPr>
            <w:tcW w:w="0" w:type="auto"/>
            <w:tcMar>
              <w:top w:w="120" w:type="dxa"/>
              <w:left w:w="120" w:type="dxa"/>
              <w:bottom w:w="120" w:type="dxa"/>
              <w:right w:w="120" w:type="dxa"/>
            </w:tcMar>
            <w:vAlign w:val="center"/>
            <w:hideMark/>
          </w:tcPr>
          <w:p w14:paraId="28D8EB33" w14:textId="77777777" w:rsidR="00055F34" w:rsidRDefault="00AC1C41" w:rsidP="00255FE0">
            <w:pPr>
              <w:rPr>
                <w:rFonts w:eastAsia="Times New Roman" w:cs="Times New Roman"/>
              </w:rPr>
            </w:pPr>
            <w:r>
              <w:rPr>
                <w:rFonts w:eastAsia="Times New Roman" w:cs="Times New Roman"/>
              </w:rPr>
              <w:t xml:space="preserve">1.1 </w:t>
            </w:r>
          </w:p>
        </w:tc>
      </w:tr>
      <w:tr w:rsidR="00055F34" w14:paraId="4072FC94" w14:textId="77777777">
        <w:trPr>
          <w:tblCellSpacing w:w="15" w:type="dxa"/>
        </w:trPr>
        <w:tc>
          <w:tcPr>
            <w:tcW w:w="0" w:type="auto"/>
            <w:tcMar>
              <w:top w:w="120" w:type="dxa"/>
              <w:left w:w="120" w:type="dxa"/>
              <w:bottom w:w="120" w:type="dxa"/>
              <w:right w:w="120" w:type="dxa"/>
            </w:tcMar>
            <w:vAlign w:val="center"/>
            <w:hideMark/>
          </w:tcPr>
          <w:p w14:paraId="06C00B77" w14:textId="77777777" w:rsidR="00055F34" w:rsidRDefault="00AC1C41" w:rsidP="00255FE0">
            <w:pPr>
              <w:rPr>
                <w:rFonts w:eastAsia="Times New Roman" w:cs="Times New Roman"/>
              </w:rPr>
            </w:pPr>
            <w:r>
              <w:rPr>
                <w:rFonts w:eastAsia="Times New Roman" w:cs="Times New Roman"/>
              </w:rPr>
              <w:t xml:space="preserve">GTH 33 </w:t>
            </w:r>
          </w:p>
        </w:tc>
        <w:tc>
          <w:tcPr>
            <w:tcW w:w="0" w:type="auto"/>
            <w:tcMar>
              <w:top w:w="120" w:type="dxa"/>
              <w:left w:w="120" w:type="dxa"/>
              <w:bottom w:w="120" w:type="dxa"/>
              <w:right w:w="120" w:type="dxa"/>
            </w:tcMar>
            <w:vAlign w:val="center"/>
            <w:hideMark/>
          </w:tcPr>
          <w:p w14:paraId="10848C35" w14:textId="77777777" w:rsidR="00055F34" w:rsidRDefault="00AC1C41" w:rsidP="00255FE0">
            <w:pPr>
              <w:rPr>
                <w:rFonts w:eastAsia="Times New Roman" w:cs="Times New Roman"/>
              </w:rPr>
            </w:pPr>
            <w:r>
              <w:rPr>
                <w:rFonts w:eastAsia="Times New Roman" w:cs="Times New Roman"/>
              </w:rPr>
              <w:t xml:space="preserve">13.3 </w:t>
            </w:r>
          </w:p>
        </w:tc>
        <w:tc>
          <w:tcPr>
            <w:tcW w:w="0" w:type="auto"/>
            <w:tcMar>
              <w:top w:w="120" w:type="dxa"/>
              <w:left w:w="120" w:type="dxa"/>
              <w:bottom w:w="120" w:type="dxa"/>
              <w:right w:w="120" w:type="dxa"/>
            </w:tcMar>
            <w:vAlign w:val="center"/>
            <w:hideMark/>
          </w:tcPr>
          <w:p w14:paraId="480374AB" w14:textId="77777777" w:rsidR="00055F34" w:rsidRDefault="00AC1C41" w:rsidP="00255FE0">
            <w:pPr>
              <w:rPr>
                <w:rFonts w:eastAsia="Times New Roman" w:cs="Times New Roman"/>
              </w:rPr>
            </w:pPr>
            <w:r>
              <w:rPr>
                <w:rFonts w:eastAsia="Times New Roman" w:cs="Times New Roman"/>
              </w:rPr>
              <w:t xml:space="preserve">4.2 </w:t>
            </w:r>
          </w:p>
        </w:tc>
        <w:tc>
          <w:tcPr>
            <w:tcW w:w="0" w:type="auto"/>
            <w:tcMar>
              <w:top w:w="120" w:type="dxa"/>
              <w:left w:w="120" w:type="dxa"/>
              <w:bottom w:w="120" w:type="dxa"/>
              <w:right w:w="120" w:type="dxa"/>
            </w:tcMar>
            <w:vAlign w:val="center"/>
            <w:hideMark/>
          </w:tcPr>
          <w:p w14:paraId="479F8C6D" w14:textId="77777777" w:rsidR="00055F34" w:rsidRDefault="00AC1C41" w:rsidP="00255FE0">
            <w:pPr>
              <w:rPr>
                <w:rFonts w:eastAsia="Times New Roman" w:cs="Times New Roman"/>
              </w:rPr>
            </w:pPr>
            <w:r>
              <w:rPr>
                <w:rFonts w:eastAsia="Times New Roman" w:cs="Times New Roman"/>
              </w:rPr>
              <w:t xml:space="preserve">635.9 </w:t>
            </w:r>
          </w:p>
        </w:tc>
        <w:tc>
          <w:tcPr>
            <w:tcW w:w="0" w:type="auto"/>
            <w:tcMar>
              <w:top w:w="120" w:type="dxa"/>
              <w:left w:w="120" w:type="dxa"/>
              <w:bottom w:w="120" w:type="dxa"/>
              <w:right w:w="120" w:type="dxa"/>
            </w:tcMar>
            <w:vAlign w:val="center"/>
            <w:hideMark/>
          </w:tcPr>
          <w:p w14:paraId="4EDB164D"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45F3669B" w14:textId="77777777" w:rsidR="00055F34" w:rsidRDefault="00AC1C41" w:rsidP="00255FE0">
            <w:pPr>
              <w:rPr>
                <w:rFonts w:eastAsia="Times New Roman" w:cs="Times New Roman"/>
              </w:rPr>
            </w:pPr>
            <w:r>
              <w:rPr>
                <w:rFonts w:eastAsia="Times New Roman" w:cs="Times New Roman"/>
              </w:rPr>
              <w:t xml:space="preserve">0.76 </w:t>
            </w:r>
          </w:p>
        </w:tc>
        <w:tc>
          <w:tcPr>
            <w:tcW w:w="0" w:type="auto"/>
            <w:tcMar>
              <w:top w:w="120" w:type="dxa"/>
              <w:left w:w="120" w:type="dxa"/>
              <w:bottom w:w="120" w:type="dxa"/>
              <w:right w:w="120" w:type="dxa"/>
            </w:tcMar>
            <w:vAlign w:val="center"/>
            <w:hideMark/>
          </w:tcPr>
          <w:p w14:paraId="25B431F6"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0CED6231"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9DCB1A5"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297B120"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70EB9764" w14:textId="77777777">
        <w:trPr>
          <w:tblCellSpacing w:w="15" w:type="dxa"/>
        </w:trPr>
        <w:tc>
          <w:tcPr>
            <w:tcW w:w="0" w:type="auto"/>
            <w:tcMar>
              <w:top w:w="120" w:type="dxa"/>
              <w:left w:w="120" w:type="dxa"/>
              <w:bottom w:w="120" w:type="dxa"/>
              <w:right w:w="120" w:type="dxa"/>
            </w:tcMar>
            <w:vAlign w:val="center"/>
            <w:hideMark/>
          </w:tcPr>
          <w:p w14:paraId="16509F99"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E075E4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B90F1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584561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0E6C848"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209E4089" w14:textId="77777777" w:rsidR="00055F34" w:rsidRDefault="00AC1C41" w:rsidP="00255FE0">
            <w:pPr>
              <w:rPr>
                <w:rFonts w:eastAsia="Times New Roman" w:cs="Times New Roman"/>
              </w:rPr>
            </w:pPr>
            <w:r>
              <w:rPr>
                <w:rFonts w:eastAsia="Times New Roman" w:cs="Times New Roman"/>
              </w:rPr>
              <w:t xml:space="preserve">0.77 </w:t>
            </w:r>
          </w:p>
        </w:tc>
        <w:tc>
          <w:tcPr>
            <w:tcW w:w="0" w:type="auto"/>
            <w:tcMar>
              <w:top w:w="120" w:type="dxa"/>
              <w:left w:w="120" w:type="dxa"/>
              <w:bottom w:w="120" w:type="dxa"/>
              <w:right w:w="120" w:type="dxa"/>
            </w:tcMar>
            <w:vAlign w:val="center"/>
            <w:hideMark/>
          </w:tcPr>
          <w:p w14:paraId="721E7B18"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166531D2" w14:textId="77777777" w:rsidR="00055F34" w:rsidRDefault="00AC1C41" w:rsidP="00255FE0">
            <w:pPr>
              <w:rPr>
                <w:rFonts w:eastAsia="Times New Roman" w:cs="Times New Roman"/>
              </w:rPr>
            </w:pPr>
            <w:r>
              <w:rPr>
                <w:rFonts w:eastAsia="Times New Roman" w:cs="Times New Roman"/>
              </w:rPr>
              <w:t xml:space="preserve">3.7 </w:t>
            </w:r>
          </w:p>
        </w:tc>
        <w:tc>
          <w:tcPr>
            <w:tcW w:w="0" w:type="auto"/>
            <w:tcMar>
              <w:top w:w="120" w:type="dxa"/>
              <w:left w:w="120" w:type="dxa"/>
              <w:bottom w:w="120" w:type="dxa"/>
              <w:right w:w="120" w:type="dxa"/>
            </w:tcMar>
            <w:vAlign w:val="center"/>
            <w:hideMark/>
          </w:tcPr>
          <w:p w14:paraId="4335008F" w14:textId="77777777" w:rsidR="00055F34" w:rsidRDefault="00AC1C41" w:rsidP="00255FE0">
            <w:pPr>
              <w:rPr>
                <w:rFonts w:eastAsia="Times New Roman" w:cs="Times New Roman"/>
              </w:rPr>
            </w:pPr>
            <w:r>
              <w:rPr>
                <w:rFonts w:eastAsia="Times New Roman" w:cs="Times New Roman"/>
              </w:rPr>
              <w:t xml:space="preserve">46.55 </w:t>
            </w:r>
          </w:p>
        </w:tc>
        <w:tc>
          <w:tcPr>
            <w:tcW w:w="0" w:type="auto"/>
            <w:tcMar>
              <w:top w:w="120" w:type="dxa"/>
              <w:left w:w="120" w:type="dxa"/>
              <w:bottom w:w="120" w:type="dxa"/>
              <w:right w:w="120" w:type="dxa"/>
            </w:tcMar>
            <w:vAlign w:val="center"/>
            <w:hideMark/>
          </w:tcPr>
          <w:p w14:paraId="63633B6C" w14:textId="77777777" w:rsidR="00055F34" w:rsidRDefault="00AC1C41" w:rsidP="00255FE0">
            <w:pPr>
              <w:rPr>
                <w:rFonts w:eastAsia="Times New Roman" w:cs="Times New Roman"/>
              </w:rPr>
            </w:pPr>
            <w:r>
              <w:rPr>
                <w:rFonts w:eastAsia="Times New Roman" w:cs="Times New Roman"/>
              </w:rPr>
              <w:t xml:space="preserve">1.07 </w:t>
            </w:r>
          </w:p>
        </w:tc>
      </w:tr>
      <w:tr w:rsidR="00055F34" w14:paraId="7843CB47" w14:textId="77777777">
        <w:trPr>
          <w:tblCellSpacing w:w="15" w:type="dxa"/>
        </w:trPr>
        <w:tc>
          <w:tcPr>
            <w:tcW w:w="0" w:type="auto"/>
            <w:tcMar>
              <w:top w:w="120" w:type="dxa"/>
              <w:left w:w="120" w:type="dxa"/>
              <w:bottom w:w="120" w:type="dxa"/>
              <w:right w:w="120" w:type="dxa"/>
            </w:tcMar>
            <w:vAlign w:val="center"/>
            <w:hideMark/>
          </w:tcPr>
          <w:p w14:paraId="191BCC85" w14:textId="77777777" w:rsidR="00055F34" w:rsidRDefault="00AC1C41" w:rsidP="00255FE0">
            <w:pPr>
              <w:rPr>
                <w:rFonts w:eastAsia="Times New Roman" w:cs="Times New Roman"/>
              </w:rPr>
            </w:pPr>
            <w:r>
              <w:rPr>
                <w:rFonts w:eastAsia="Times New Roman" w:cs="Times New Roman"/>
              </w:rPr>
              <w:t xml:space="preserve">GTH 34 </w:t>
            </w:r>
          </w:p>
        </w:tc>
        <w:tc>
          <w:tcPr>
            <w:tcW w:w="0" w:type="auto"/>
            <w:tcMar>
              <w:top w:w="120" w:type="dxa"/>
              <w:left w:w="120" w:type="dxa"/>
              <w:bottom w:w="120" w:type="dxa"/>
              <w:right w:w="120" w:type="dxa"/>
            </w:tcMar>
            <w:vAlign w:val="center"/>
            <w:hideMark/>
          </w:tcPr>
          <w:p w14:paraId="5A81C116" w14:textId="77777777" w:rsidR="00055F34" w:rsidRDefault="00AC1C41" w:rsidP="00255FE0">
            <w:pPr>
              <w:rPr>
                <w:rFonts w:eastAsia="Times New Roman" w:cs="Times New Roman"/>
              </w:rPr>
            </w:pPr>
            <w:r>
              <w:rPr>
                <w:rFonts w:eastAsia="Times New Roman" w:cs="Times New Roman"/>
              </w:rPr>
              <w:t xml:space="preserve">17.4 </w:t>
            </w:r>
          </w:p>
        </w:tc>
        <w:tc>
          <w:tcPr>
            <w:tcW w:w="0" w:type="auto"/>
            <w:tcMar>
              <w:top w:w="120" w:type="dxa"/>
              <w:left w:w="120" w:type="dxa"/>
              <w:bottom w:w="120" w:type="dxa"/>
              <w:right w:w="120" w:type="dxa"/>
            </w:tcMar>
            <w:vAlign w:val="center"/>
            <w:hideMark/>
          </w:tcPr>
          <w:p w14:paraId="3ED960BA" w14:textId="77777777" w:rsidR="00055F34" w:rsidRDefault="00AC1C41" w:rsidP="00255FE0">
            <w:pPr>
              <w:rPr>
                <w:rFonts w:eastAsia="Times New Roman" w:cs="Times New Roman"/>
              </w:rPr>
            </w:pPr>
            <w:r>
              <w:rPr>
                <w:rFonts w:eastAsia="Times New Roman" w:cs="Times New Roman"/>
              </w:rPr>
              <w:t xml:space="preserve">3.6 </w:t>
            </w:r>
          </w:p>
        </w:tc>
        <w:tc>
          <w:tcPr>
            <w:tcW w:w="0" w:type="auto"/>
            <w:tcMar>
              <w:top w:w="120" w:type="dxa"/>
              <w:left w:w="120" w:type="dxa"/>
              <w:bottom w:w="120" w:type="dxa"/>
              <w:right w:w="120" w:type="dxa"/>
            </w:tcMar>
            <w:vAlign w:val="center"/>
            <w:hideMark/>
          </w:tcPr>
          <w:p w14:paraId="3460A373" w14:textId="77777777" w:rsidR="00055F34" w:rsidRDefault="00AC1C41" w:rsidP="00255FE0">
            <w:pPr>
              <w:rPr>
                <w:rFonts w:eastAsia="Times New Roman" w:cs="Times New Roman"/>
              </w:rPr>
            </w:pPr>
            <w:r>
              <w:rPr>
                <w:rFonts w:eastAsia="Times New Roman" w:cs="Times New Roman"/>
              </w:rPr>
              <w:t xml:space="preserve">782.6 </w:t>
            </w:r>
          </w:p>
        </w:tc>
        <w:tc>
          <w:tcPr>
            <w:tcW w:w="0" w:type="auto"/>
            <w:tcMar>
              <w:top w:w="120" w:type="dxa"/>
              <w:left w:w="120" w:type="dxa"/>
              <w:bottom w:w="120" w:type="dxa"/>
              <w:right w:w="120" w:type="dxa"/>
            </w:tcMar>
            <w:vAlign w:val="center"/>
            <w:hideMark/>
          </w:tcPr>
          <w:p w14:paraId="7A6B517C"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0221F2AB" w14:textId="77777777" w:rsidR="00055F34" w:rsidRDefault="00AC1C41" w:rsidP="00255FE0">
            <w:pPr>
              <w:rPr>
                <w:rFonts w:eastAsia="Times New Roman" w:cs="Times New Roman"/>
              </w:rPr>
            </w:pPr>
            <w:r>
              <w:rPr>
                <w:rFonts w:eastAsia="Times New Roman" w:cs="Times New Roman"/>
              </w:rPr>
              <w:t xml:space="preserve">0.80 </w:t>
            </w:r>
          </w:p>
        </w:tc>
        <w:tc>
          <w:tcPr>
            <w:tcW w:w="0" w:type="auto"/>
            <w:tcMar>
              <w:top w:w="120" w:type="dxa"/>
              <w:left w:w="120" w:type="dxa"/>
              <w:bottom w:w="120" w:type="dxa"/>
              <w:right w:w="120" w:type="dxa"/>
            </w:tcMar>
            <w:vAlign w:val="center"/>
            <w:hideMark/>
          </w:tcPr>
          <w:p w14:paraId="6B673DE5"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2BE67B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D9E9DA6"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191290A5"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3123AEE1" w14:textId="77777777">
        <w:trPr>
          <w:tblCellSpacing w:w="15" w:type="dxa"/>
        </w:trPr>
        <w:tc>
          <w:tcPr>
            <w:tcW w:w="0" w:type="auto"/>
            <w:tcMar>
              <w:top w:w="120" w:type="dxa"/>
              <w:left w:w="120" w:type="dxa"/>
              <w:bottom w:w="120" w:type="dxa"/>
              <w:right w:w="120" w:type="dxa"/>
            </w:tcMar>
            <w:vAlign w:val="center"/>
            <w:hideMark/>
          </w:tcPr>
          <w:p w14:paraId="5BDA4B9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093CAB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0D55C1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43A0D36"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2198EF5"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198E2BA4" w14:textId="77777777" w:rsidR="00055F34" w:rsidRDefault="00AC1C41" w:rsidP="00255FE0">
            <w:pPr>
              <w:rPr>
                <w:rFonts w:eastAsia="Times New Roman" w:cs="Times New Roman"/>
              </w:rPr>
            </w:pPr>
            <w:r>
              <w:rPr>
                <w:rFonts w:eastAsia="Times New Roman" w:cs="Times New Roman"/>
              </w:rPr>
              <w:t xml:space="preserve">0.83 </w:t>
            </w:r>
          </w:p>
        </w:tc>
        <w:tc>
          <w:tcPr>
            <w:tcW w:w="0" w:type="auto"/>
            <w:tcMar>
              <w:top w:w="120" w:type="dxa"/>
              <w:left w:w="120" w:type="dxa"/>
              <w:bottom w:w="120" w:type="dxa"/>
              <w:right w:w="120" w:type="dxa"/>
            </w:tcMar>
            <w:vAlign w:val="center"/>
            <w:hideMark/>
          </w:tcPr>
          <w:p w14:paraId="7E2CF5DC"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1DE0FD79"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5B68CADF" w14:textId="77777777" w:rsidR="00055F34" w:rsidRDefault="00AC1C41" w:rsidP="00255FE0">
            <w:pPr>
              <w:rPr>
                <w:rFonts w:eastAsia="Times New Roman" w:cs="Times New Roman"/>
              </w:rPr>
            </w:pPr>
            <w:r>
              <w:rPr>
                <w:rFonts w:eastAsia="Times New Roman" w:cs="Times New Roman"/>
              </w:rPr>
              <w:t xml:space="preserve">47.9 </w:t>
            </w:r>
          </w:p>
        </w:tc>
        <w:tc>
          <w:tcPr>
            <w:tcW w:w="0" w:type="auto"/>
            <w:tcMar>
              <w:top w:w="120" w:type="dxa"/>
              <w:left w:w="120" w:type="dxa"/>
              <w:bottom w:w="120" w:type="dxa"/>
              <w:right w:w="120" w:type="dxa"/>
            </w:tcMar>
            <w:vAlign w:val="center"/>
            <w:hideMark/>
          </w:tcPr>
          <w:p w14:paraId="5E3BA487" w14:textId="77777777" w:rsidR="00055F34" w:rsidRDefault="00AC1C41" w:rsidP="00255FE0">
            <w:pPr>
              <w:rPr>
                <w:rFonts w:eastAsia="Times New Roman" w:cs="Times New Roman"/>
              </w:rPr>
            </w:pPr>
            <w:r>
              <w:rPr>
                <w:rFonts w:eastAsia="Times New Roman" w:cs="Times New Roman"/>
              </w:rPr>
              <w:t xml:space="preserve">0.92 </w:t>
            </w:r>
          </w:p>
        </w:tc>
      </w:tr>
      <w:tr w:rsidR="00055F34" w14:paraId="7E130B8C" w14:textId="77777777">
        <w:trPr>
          <w:tblCellSpacing w:w="15" w:type="dxa"/>
        </w:trPr>
        <w:tc>
          <w:tcPr>
            <w:tcW w:w="0" w:type="auto"/>
            <w:tcMar>
              <w:top w:w="120" w:type="dxa"/>
              <w:left w:w="120" w:type="dxa"/>
              <w:bottom w:w="120" w:type="dxa"/>
              <w:right w:w="120" w:type="dxa"/>
            </w:tcMar>
            <w:vAlign w:val="center"/>
            <w:hideMark/>
          </w:tcPr>
          <w:p w14:paraId="40F8AD6D" w14:textId="77777777" w:rsidR="00055F34" w:rsidRDefault="00AC1C41" w:rsidP="00255FE0">
            <w:pPr>
              <w:rPr>
                <w:rFonts w:eastAsia="Times New Roman" w:cs="Times New Roman"/>
              </w:rPr>
            </w:pPr>
            <w:r>
              <w:rPr>
                <w:rFonts w:eastAsia="Times New Roman" w:cs="Times New Roman"/>
              </w:rPr>
              <w:t xml:space="preserve">GTH 57 </w:t>
            </w:r>
          </w:p>
        </w:tc>
        <w:tc>
          <w:tcPr>
            <w:tcW w:w="0" w:type="auto"/>
            <w:tcMar>
              <w:top w:w="120" w:type="dxa"/>
              <w:left w:w="120" w:type="dxa"/>
              <w:bottom w:w="120" w:type="dxa"/>
              <w:right w:w="120" w:type="dxa"/>
            </w:tcMar>
            <w:vAlign w:val="center"/>
            <w:hideMark/>
          </w:tcPr>
          <w:p w14:paraId="1F221793" w14:textId="77777777" w:rsidR="00055F34" w:rsidRDefault="00AC1C41" w:rsidP="00255FE0">
            <w:pPr>
              <w:rPr>
                <w:rFonts w:eastAsia="Times New Roman" w:cs="Times New Roman"/>
              </w:rPr>
            </w:pPr>
            <w:r>
              <w:rPr>
                <w:rFonts w:eastAsia="Times New Roman" w:cs="Times New Roman"/>
              </w:rPr>
              <w:t xml:space="preserve">21.6 </w:t>
            </w:r>
          </w:p>
        </w:tc>
        <w:tc>
          <w:tcPr>
            <w:tcW w:w="0" w:type="auto"/>
            <w:tcMar>
              <w:top w:w="120" w:type="dxa"/>
              <w:left w:w="120" w:type="dxa"/>
              <w:bottom w:w="120" w:type="dxa"/>
              <w:right w:w="120" w:type="dxa"/>
            </w:tcMar>
            <w:vAlign w:val="center"/>
            <w:hideMark/>
          </w:tcPr>
          <w:p w14:paraId="79EF283B" w14:textId="77777777" w:rsidR="00055F34" w:rsidRDefault="00AC1C41" w:rsidP="00255FE0">
            <w:pPr>
              <w:rPr>
                <w:rFonts w:eastAsia="Times New Roman" w:cs="Times New Roman"/>
              </w:rPr>
            </w:pPr>
            <w:r>
              <w:rPr>
                <w:rFonts w:eastAsia="Times New Roman" w:cs="Times New Roman"/>
              </w:rPr>
              <w:t xml:space="preserve">30.0 </w:t>
            </w:r>
          </w:p>
        </w:tc>
        <w:tc>
          <w:tcPr>
            <w:tcW w:w="0" w:type="auto"/>
            <w:tcMar>
              <w:top w:w="120" w:type="dxa"/>
              <w:left w:w="120" w:type="dxa"/>
              <w:bottom w:w="120" w:type="dxa"/>
              <w:right w:w="120" w:type="dxa"/>
            </w:tcMar>
            <w:vAlign w:val="center"/>
            <w:hideMark/>
          </w:tcPr>
          <w:p w14:paraId="66E76AB9" w14:textId="77777777" w:rsidR="00055F34" w:rsidRDefault="00AC1C41" w:rsidP="00255FE0">
            <w:pPr>
              <w:rPr>
                <w:rFonts w:eastAsia="Times New Roman" w:cs="Times New Roman"/>
              </w:rPr>
            </w:pPr>
            <w:r>
              <w:rPr>
                <w:rFonts w:eastAsia="Times New Roman" w:cs="Times New Roman"/>
              </w:rPr>
              <w:t xml:space="preserve">228.5 </w:t>
            </w:r>
          </w:p>
        </w:tc>
        <w:tc>
          <w:tcPr>
            <w:tcW w:w="0" w:type="auto"/>
            <w:tcMar>
              <w:top w:w="120" w:type="dxa"/>
              <w:left w:w="120" w:type="dxa"/>
              <w:bottom w:w="120" w:type="dxa"/>
              <w:right w:w="120" w:type="dxa"/>
            </w:tcMar>
            <w:vAlign w:val="center"/>
            <w:hideMark/>
          </w:tcPr>
          <w:p w14:paraId="56F62ED2"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D6F128B" w14:textId="77777777" w:rsidR="00055F34" w:rsidRDefault="00AC1C41" w:rsidP="00255FE0">
            <w:pPr>
              <w:rPr>
                <w:rFonts w:eastAsia="Times New Roman" w:cs="Times New Roman"/>
              </w:rPr>
            </w:pPr>
            <w:r>
              <w:rPr>
                <w:rFonts w:eastAsia="Times New Roman" w:cs="Times New Roman"/>
              </w:rPr>
              <w:t xml:space="preserve">0.25 </w:t>
            </w:r>
          </w:p>
        </w:tc>
        <w:tc>
          <w:tcPr>
            <w:tcW w:w="0" w:type="auto"/>
            <w:tcMar>
              <w:top w:w="120" w:type="dxa"/>
              <w:left w:w="120" w:type="dxa"/>
              <w:bottom w:w="120" w:type="dxa"/>
              <w:right w:w="120" w:type="dxa"/>
            </w:tcMar>
            <w:vAlign w:val="center"/>
            <w:hideMark/>
          </w:tcPr>
          <w:p w14:paraId="692739AE"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20DCCA97"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154B86E"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3A3428EE"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0C42D44F" w14:textId="77777777">
        <w:trPr>
          <w:tblCellSpacing w:w="15" w:type="dxa"/>
        </w:trPr>
        <w:tc>
          <w:tcPr>
            <w:tcW w:w="0" w:type="auto"/>
            <w:tcMar>
              <w:top w:w="120" w:type="dxa"/>
              <w:left w:w="120" w:type="dxa"/>
              <w:bottom w:w="120" w:type="dxa"/>
              <w:right w:w="120" w:type="dxa"/>
            </w:tcMar>
            <w:vAlign w:val="center"/>
            <w:hideMark/>
          </w:tcPr>
          <w:p w14:paraId="3BAEF8F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290EB6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CA47F1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DABEAD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75E473A"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6DF4A38" w14:textId="77777777" w:rsidR="00055F34" w:rsidRDefault="00AC1C41" w:rsidP="00255FE0">
            <w:pPr>
              <w:rPr>
                <w:rFonts w:eastAsia="Times New Roman" w:cs="Times New Roman"/>
              </w:rPr>
            </w:pPr>
            <w:r>
              <w:rPr>
                <w:rFonts w:eastAsia="Times New Roman" w:cs="Times New Roman"/>
              </w:rPr>
              <w:t xml:space="preserve">3.9 </w:t>
            </w:r>
          </w:p>
        </w:tc>
        <w:tc>
          <w:tcPr>
            <w:tcW w:w="0" w:type="auto"/>
            <w:tcMar>
              <w:top w:w="120" w:type="dxa"/>
              <w:left w:w="120" w:type="dxa"/>
              <w:bottom w:w="120" w:type="dxa"/>
              <w:right w:w="120" w:type="dxa"/>
            </w:tcMar>
            <w:vAlign w:val="center"/>
            <w:hideMark/>
          </w:tcPr>
          <w:p w14:paraId="1F2F317E"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08A7EDF" w14:textId="77777777" w:rsidR="00055F34" w:rsidRDefault="00AC1C41" w:rsidP="00255FE0">
            <w:pPr>
              <w:rPr>
                <w:rFonts w:eastAsia="Times New Roman" w:cs="Times New Roman"/>
              </w:rPr>
            </w:pPr>
            <w:r>
              <w:rPr>
                <w:rFonts w:eastAsia="Times New Roman" w:cs="Times New Roman"/>
              </w:rPr>
              <w:t xml:space="preserve">2.3 </w:t>
            </w:r>
          </w:p>
        </w:tc>
        <w:tc>
          <w:tcPr>
            <w:tcW w:w="0" w:type="auto"/>
            <w:tcMar>
              <w:top w:w="120" w:type="dxa"/>
              <w:left w:w="120" w:type="dxa"/>
              <w:bottom w:w="120" w:type="dxa"/>
              <w:right w:w="120" w:type="dxa"/>
            </w:tcMar>
            <w:vAlign w:val="center"/>
            <w:hideMark/>
          </w:tcPr>
          <w:p w14:paraId="0C321186" w14:textId="77777777" w:rsidR="00055F34" w:rsidRDefault="00AC1C41" w:rsidP="00255FE0">
            <w:pPr>
              <w:rPr>
                <w:rFonts w:eastAsia="Times New Roman" w:cs="Times New Roman"/>
              </w:rPr>
            </w:pPr>
            <w:r>
              <w:rPr>
                <w:rFonts w:eastAsia="Times New Roman" w:cs="Times New Roman"/>
              </w:rPr>
              <w:t xml:space="preserve">15.5 </w:t>
            </w:r>
          </w:p>
        </w:tc>
        <w:tc>
          <w:tcPr>
            <w:tcW w:w="0" w:type="auto"/>
            <w:tcMar>
              <w:top w:w="120" w:type="dxa"/>
              <w:left w:w="120" w:type="dxa"/>
              <w:bottom w:w="120" w:type="dxa"/>
              <w:right w:w="120" w:type="dxa"/>
            </w:tcMar>
            <w:vAlign w:val="center"/>
            <w:hideMark/>
          </w:tcPr>
          <w:p w14:paraId="77D6F35B" w14:textId="77777777" w:rsidR="00055F34" w:rsidRDefault="00AC1C41" w:rsidP="00255FE0">
            <w:pPr>
              <w:rPr>
                <w:rFonts w:eastAsia="Times New Roman" w:cs="Times New Roman"/>
              </w:rPr>
            </w:pPr>
            <w:r>
              <w:rPr>
                <w:rFonts w:eastAsia="Times New Roman" w:cs="Times New Roman"/>
              </w:rPr>
              <w:t xml:space="preserve">0.46 </w:t>
            </w:r>
          </w:p>
        </w:tc>
      </w:tr>
      <w:tr w:rsidR="00055F34" w14:paraId="34945756" w14:textId="77777777">
        <w:trPr>
          <w:tblCellSpacing w:w="15" w:type="dxa"/>
        </w:trPr>
        <w:tc>
          <w:tcPr>
            <w:tcW w:w="0" w:type="auto"/>
            <w:tcMar>
              <w:top w:w="120" w:type="dxa"/>
              <w:left w:w="120" w:type="dxa"/>
              <w:bottom w:w="120" w:type="dxa"/>
              <w:right w:w="120" w:type="dxa"/>
            </w:tcMar>
            <w:vAlign w:val="center"/>
            <w:hideMark/>
          </w:tcPr>
          <w:p w14:paraId="7AD7A40D" w14:textId="77777777" w:rsidR="00055F34" w:rsidRDefault="00AC1C41" w:rsidP="00255FE0">
            <w:pPr>
              <w:rPr>
                <w:rFonts w:eastAsia="Times New Roman" w:cs="Times New Roman"/>
              </w:rPr>
            </w:pPr>
            <w:r>
              <w:rPr>
                <w:rFonts w:eastAsia="Times New Roman" w:cs="Times New Roman"/>
              </w:rPr>
              <w:t xml:space="preserve">GTH 58 </w:t>
            </w:r>
          </w:p>
        </w:tc>
        <w:tc>
          <w:tcPr>
            <w:tcW w:w="0" w:type="auto"/>
            <w:tcMar>
              <w:top w:w="120" w:type="dxa"/>
              <w:left w:w="120" w:type="dxa"/>
              <w:bottom w:w="120" w:type="dxa"/>
              <w:right w:w="120" w:type="dxa"/>
            </w:tcMar>
            <w:vAlign w:val="center"/>
            <w:hideMark/>
          </w:tcPr>
          <w:p w14:paraId="3DBD8042" w14:textId="77777777" w:rsidR="00055F34" w:rsidRDefault="00AC1C41" w:rsidP="00255FE0">
            <w:pPr>
              <w:rPr>
                <w:rFonts w:eastAsia="Times New Roman" w:cs="Times New Roman"/>
              </w:rPr>
            </w:pPr>
            <w:r>
              <w:rPr>
                <w:rFonts w:eastAsia="Times New Roman" w:cs="Times New Roman"/>
              </w:rPr>
              <w:t xml:space="preserve">16.2 </w:t>
            </w:r>
          </w:p>
        </w:tc>
        <w:tc>
          <w:tcPr>
            <w:tcW w:w="0" w:type="auto"/>
            <w:tcMar>
              <w:top w:w="120" w:type="dxa"/>
              <w:left w:w="120" w:type="dxa"/>
              <w:bottom w:w="120" w:type="dxa"/>
              <w:right w:w="120" w:type="dxa"/>
            </w:tcMar>
            <w:vAlign w:val="center"/>
            <w:hideMark/>
          </w:tcPr>
          <w:p w14:paraId="29EE2F6E" w14:textId="77777777" w:rsidR="00055F34" w:rsidRDefault="00AC1C41" w:rsidP="00255FE0">
            <w:pPr>
              <w:rPr>
                <w:rFonts w:eastAsia="Times New Roman" w:cs="Times New Roman"/>
              </w:rPr>
            </w:pPr>
            <w:r>
              <w:rPr>
                <w:rFonts w:eastAsia="Times New Roman" w:cs="Times New Roman"/>
              </w:rPr>
              <w:t xml:space="preserve">4.1 </w:t>
            </w:r>
          </w:p>
        </w:tc>
        <w:tc>
          <w:tcPr>
            <w:tcW w:w="0" w:type="auto"/>
            <w:tcMar>
              <w:top w:w="120" w:type="dxa"/>
              <w:left w:w="120" w:type="dxa"/>
              <w:bottom w:w="120" w:type="dxa"/>
              <w:right w:w="120" w:type="dxa"/>
            </w:tcMar>
            <w:vAlign w:val="center"/>
            <w:hideMark/>
          </w:tcPr>
          <w:p w14:paraId="319E656E" w14:textId="77777777" w:rsidR="00055F34" w:rsidRDefault="00AC1C41" w:rsidP="00255FE0">
            <w:pPr>
              <w:rPr>
                <w:rFonts w:eastAsia="Times New Roman" w:cs="Times New Roman"/>
              </w:rPr>
            </w:pPr>
            <w:r>
              <w:rPr>
                <w:rFonts w:eastAsia="Times New Roman" w:cs="Times New Roman"/>
              </w:rPr>
              <w:t xml:space="preserve">103.2 </w:t>
            </w:r>
          </w:p>
        </w:tc>
        <w:tc>
          <w:tcPr>
            <w:tcW w:w="0" w:type="auto"/>
            <w:tcMar>
              <w:top w:w="120" w:type="dxa"/>
              <w:left w:w="120" w:type="dxa"/>
              <w:bottom w:w="120" w:type="dxa"/>
              <w:right w:w="120" w:type="dxa"/>
            </w:tcMar>
            <w:vAlign w:val="center"/>
            <w:hideMark/>
          </w:tcPr>
          <w:p w14:paraId="24A5F7F7"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0E2691C1" w14:textId="77777777" w:rsidR="00055F34" w:rsidRDefault="00AC1C41" w:rsidP="00255FE0">
            <w:pPr>
              <w:rPr>
                <w:rFonts w:eastAsia="Times New Roman" w:cs="Times New Roman"/>
              </w:rPr>
            </w:pPr>
            <w:r>
              <w:rPr>
                <w:rFonts w:eastAsia="Times New Roman" w:cs="Times New Roman"/>
              </w:rPr>
              <w:t xml:space="preserve">0.39 </w:t>
            </w:r>
          </w:p>
        </w:tc>
        <w:tc>
          <w:tcPr>
            <w:tcW w:w="0" w:type="auto"/>
            <w:tcMar>
              <w:top w:w="120" w:type="dxa"/>
              <w:left w:w="120" w:type="dxa"/>
              <w:bottom w:w="120" w:type="dxa"/>
              <w:right w:w="120" w:type="dxa"/>
            </w:tcMar>
            <w:vAlign w:val="center"/>
            <w:hideMark/>
          </w:tcPr>
          <w:p w14:paraId="78B2567A" w14:textId="77777777" w:rsidR="00055F34" w:rsidRDefault="00AC1C41" w:rsidP="00255FE0">
            <w:pPr>
              <w:rPr>
                <w:rFonts w:eastAsia="Times New Roman" w:cs="Times New Roman"/>
              </w:rPr>
            </w:pPr>
            <w:r>
              <w:rPr>
                <w:rFonts w:eastAsia="Times New Roman" w:cs="Times New Roman"/>
              </w:rPr>
              <w:t xml:space="preserve">7.5 </w:t>
            </w:r>
          </w:p>
        </w:tc>
        <w:tc>
          <w:tcPr>
            <w:tcW w:w="0" w:type="auto"/>
            <w:tcMar>
              <w:top w:w="120" w:type="dxa"/>
              <w:left w:w="120" w:type="dxa"/>
              <w:bottom w:w="120" w:type="dxa"/>
              <w:right w:w="120" w:type="dxa"/>
            </w:tcMar>
            <w:vAlign w:val="center"/>
            <w:hideMark/>
          </w:tcPr>
          <w:p w14:paraId="6CAC7D74"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3055C427"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552CD21"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1EC2AA18" w14:textId="77777777">
        <w:trPr>
          <w:tblCellSpacing w:w="15" w:type="dxa"/>
        </w:trPr>
        <w:tc>
          <w:tcPr>
            <w:tcW w:w="0" w:type="auto"/>
            <w:tcMar>
              <w:top w:w="120" w:type="dxa"/>
              <w:left w:w="120" w:type="dxa"/>
              <w:bottom w:w="120" w:type="dxa"/>
              <w:right w:w="120" w:type="dxa"/>
            </w:tcMar>
            <w:vAlign w:val="center"/>
            <w:hideMark/>
          </w:tcPr>
          <w:p w14:paraId="39E74AB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92B465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C3595D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EC197F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3F0CB08"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27A9D124" w14:textId="77777777" w:rsidR="00055F34" w:rsidRDefault="00AC1C41" w:rsidP="00255FE0">
            <w:pPr>
              <w:rPr>
                <w:rFonts w:eastAsia="Times New Roman" w:cs="Times New Roman"/>
              </w:rPr>
            </w:pPr>
            <w:r>
              <w:rPr>
                <w:rFonts w:eastAsia="Times New Roman" w:cs="Times New Roman"/>
              </w:rPr>
              <w:t xml:space="preserve">0.61 </w:t>
            </w:r>
          </w:p>
        </w:tc>
        <w:tc>
          <w:tcPr>
            <w:tcW w:w="0" w:type="auto"/>
            <w:tcMar>
              <w:top w:w="120" w:type="dxa"/>
              <w:left w:w="120" w:type="dxa"/>
              <w:bottom w:w="120" w:type="dxa"/>
              <w:right w:w="120" w:type="dxa"/>
            </w:tcMar>
            <w:vAlign w:val="center"/>
            <w:hideMark/>
          </w:tcPr>
          <w:p w14:paraId="38C926BF"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17E050F8" w14:textId="77777777" w:rsidR="00055F34" w:rsidRDefault="00AC1C41" w:rsidP="00255FE0">
            <w:pPr>
              <w:rPr>
                <w:rFonts w:eastAsia="Times New Roman" w:cs="Times New Roman"/>
              </w:rPr>
            </w:pPr>
            <w:r>
              <w:rPr>
                <w:rFonts w:eastAsia="Times New Roman" w:cs="Times New Roman"/>
              </w:rPr>
              <w:t xml:space="preserve">4.1 </w:t>
            </w:r>
          </w:p>
        </w:tc>
        <w:tc>
          <w:tcPr>
            <w:tcW w:w="0" w:type="auto"/>
            <w:tcMar>
              <w:top w:w="120" w:type="dxa"/>
              <w:left w:w="120" w:type="dxa"/>
              <w:bottom w:w="120" w:type="dxa"/>
              <w:right w:w="120" w:type="dxa"/>
            </w:tcMar>
            <w:vAlign w:val="center"/>
            <w:hideMark/>
          </w:tcPr>
          <w:p w14:paraId="138EFCEF" w14:textId="77777777" w:rsidR="00055F34" w:rsidRDefault="00AC1C41" w:rsidP="00255FE0">
            <w:pPr>
              <w:rPr>
                <w:rFonts w:eastAsia="Times New Roman" w:cs="Times New Roman"/>
              </w:rPr>
            </w:pPr>
            <w:r>
              <w:rPr>
                <w:rFonts w:eastAsia="Times New Roman" w:cs="Times New Roman"/>
              </w:rPr>
              <w:t xml:space="preserve">45.1 </w:t>
            </w:r>
          </w:p>
        </w:tc>
        <w:tc>
          <w:tcPr>
            <w:tcW w:w="0" w:type="auto"/>
            <w:tcMar>
              <w:top w:w="120" w:type="dxa"/>
              <w:left w:w="120" w:type="dxa"/>
              <w:bottom w:w="120" w:type="dxa"/>
              <w:right w:w="120" w:type="dxa"/>
            </w:tcMar>
            <w:vAlign w:val="center"/>
            <w:hideMark/>
          </w:tcPr>
          <w:p w14:paraId="6F8A1132" w14:textId="77777777" w:rsidR="00055F34" w:rsidRDefault="00AC1C41" w:rsidP="00255FE0">
            <w:pPr>
              <w:rPr>
                <w:rFonts w:eastAsia="Times New Roman" w:cs="Times New Roman"/>
              </w:rPr>
            </w:pPr>
            <w:r>
              <w:rPr>
                <w:rFonts w:eastAsia="Times New Roman" w:cs="Times New Roman"/>
              </w:rPr>
              <w:t xml:space="preserve">1.3 </w:t>
            </w:r>
          </w:p>
        </w:tc>
      </w:tr>
      <w:tr w:rsidR="00055F34" w14:paraId="78AE9D6C" w14:textId="77777777">
        <w:trPr>
          <w:tblCellSpacing w:w="15" w:type="dxa"/>
        </w:trPr>
        <w:tc>
          <w:tcPr>
            <w:tcW w:w="0" w:type="auto"/>
            <w:tcMar>
              <w:top w:w="120" w:type="dxa"/>
              <w:left w:w="120" w:type="dxa"/>
              <w:bottom w:w="120" w:type="dxa"/>
              <w:right w:w="120" w:type="dxa"/>
            </w:tcMar>
            <w:vAlign w:val="center"/>
            <w:hideMark/>
          </w:tcPr>
          <w:p w14:paraId="2D04292C" w14:textId="77777777" w:rsidR="00055F34" w:rsidRDefault="00AC1C41" w:rsidP="00255FE0">
            <w:pPr>
              <w:rPr>
                <w:rFonts w:eastAsia="Times New Roman" w:cs="Times New Roman"/>
              </w:rPr>
            </w:pPr>
            <w:r>
              <w:rPr>
                <w:rFonts w:eastAsia="Times New Roman" w:cs="Times New Roman"/>
              </w:rPr>
              <w:t xml:space="preserve">GTH 65 </w:t>
            </w:r>
          </w:p>
        </w:tc>
        <w:tc>
          <w:tcPr>
            <w:tcW w:w="0" w:type="auto"/>
            <w:tcMar>
              <w:top w:w="120" w:type="dxa"/>
              <w:left w:w="120" w:type="dxa"/>
              <w:bottom w:w="120" w:type="dxa"/>
              <w:right w:w="120" w:type="dxa"/>
            </w:tcMar>
            <w:vAlign w:val="center"/>
            <w:hideMark/>
          </w:tcPr>
          <w:p w14:paraId="13AC3748" w14:textId="77777777" w:rsidR="00055F34" w:rsidRDefault="00AC1C41" w:rsidP="00255FE0">
            <w:pPr>
              <w:rPr>
                <w:rFonts w:eastAsia="Times New Roman" w:cs="Times New Roman"/>
              </w:rPr>
            </w:pPr>
            <w:r>
              <w:rPr>
                <w:rFonts w:eastAsia="Times New Roman" w:cs="Times New Roman"/>
              </w:rPr>
              <w:t xml:space="preserve">16.5 </w:t>
            </w:r>
          </w:p>
        </w:tc>
        <w:tc>
          <w:tcPr>
            <w:tcW w:w="0" w:type="auto"/>
            <w:tcMar>
              <w:top w:w="120" w:type="dxa"/>
              <w:left w:w="120" w:type="dxa"/>
              <w:bottom w:w="120" w:type="dxa"/>
              <w:right w:w="120" w:type="dxa"/>
            </w:tcMar>
            <w:vAlign w:val="center"/>
            <w:hideMark/>
          </w:tcPr>
          <w:p w14:paraId="50D184C5" w14:textId="77777777" w:rsidR="00055F34" w:rsidRDefault="00AC1C41" w:rsidP="00255FE0">
            <w:pPr>
              <w:rPr>
                <w:rFonts w:eastAsia="Times New Roman" w:cs="Times New Roman"/>
              </w:rPr>
            </w:pPr>
            <w:r>
              <w:rPr>
                <w:rFonts w:eastAsia="Times New Roman" w:cs="Times New Roman"/>
              </w:rPr>
              <w:t xml:space="preserve">4.3 </w:t>
            </w:r>
          </w:p>
        </w:tc>
        <w:tc>
          <w:tcPr>
            <w:tcW w:w="0" w:type="auto"/>
            <w:tcMar>
              <w:top w:w="120" w:type="dxa"/>
              <w:left w:w="120" w:type="dxa"/>
              <w:bottom w:w="120" w:type="dxa"/>
              <w:right w:w="120" w:type="dxa"/>
            </w:tcMar>
            <w:vAlign w:val="center"/>
            <w:hideMark/>
          </w:tcPr>
          <w:p w14:paraId="10DF5B93" w14:textId="77777777" w:rsidR="00055F34" w:rsidRDefault="00AC1C41" w:rsidP="00255FE0">
            <w:pPr>
              <w:rPr>
                <w:rFonts w:eastAsia="Times New Roman" w:cs="Times New Roman"/>
              </w:rPr>
            </w:pPr>
            <w:r>
              <w:rPr>
                <w:rFonts w:eastAsia="Times New Roman" w:cs="Times New Roman"/>
              </w:rPr>
              <w:t xml:space="preserve">141.2 </w:t>
            </w:r>
          </w:p>
        </w:tc>
        <w:tc>
          <w:tcPr>
            <w:tcW w:w="0" w:type="auto"/>
            <w:tcMar>
              <w:top w:w="120" w:type="dxa"/>
              <w:left w:w="120" w:type="dxa"/>
              <w:bottom w:w="120" w:type="dxa"/>
              <w:right w:w="120" w:type="dxa"/>
            </w:tcMar>
            <w:vAlign w:val="center"/>
            <w:hideMark/>
          </w:tcPr>
          <w:p w14:paraId="63C8E05B"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2C53E79D" w14:textId="77777777" w:rsidR="00055F34" w:rsidRDefault="00AC1C41" w:rsidP="00255FE0">
            <w:pPr>
              <w:rPr>
                <w:rFonts w:eastAsia="Times New Roman" w:cs="Times New Roman"/>
              </w:rPr>
            </w:pPr>
            <w:r>
              <w:rPr>
                <w:rFonts w:eastAsia="Times New Roman" w:cs="Times New Roman"/>
              </w:rPr>
              <w:t xml:space="preserve">0.38 </w:t>
            </w:r>
          </w:p>
        </w:tc>
        <w:tc>
          <w:tcPr>
            <w:tcW w:w="0" w:type="auto"/>
            <w:tcMar>
              <w:top w:w="120" w:type="dxa"/>
              <w:left w:w="120" w:type="dxa"/>
              <w:bottom w:w="120" w:type="dxa"/>
              <w:right w:w="120" w:type="dxa"/>
            </w:tcMar>
            <w:vAlign w:val="center"/>
            <w:hideMark/>
          </w:tcPr>
          <w:p w14:paraId="29E942BC"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74B1F1D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9970916"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2447E50"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3B5D6553" w14:textId="77777777">
        <w:trPr>
          <w:tblCellSpacing w:w="15" w:type="dxa"/>
        </w:trPr>
        <w:tc>
          <w:tcPr>
            <w:tcW w:w="0" w:type="auto"/>
            <w:tcMar>
              <w:top w:w="120" w:type="dxa"/>
              <w:left w:w="120" w:type="dxa"/>
              <w:bottom w:w="120" w:type="dxa"/>
              <w:right w:w="120" w:type="dxa"/>
            </w:tcMar>
            <w:vAlign w:val="center"/>
            <w:hideMark/>
          </w:tcPr>
          <w:p w14:paraId="5DDA3AA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80A2E8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9A8D567"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D0FA5C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56FF69"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50912341" w14:textId="77777777" w:rsidR="00055F34" w:rsidRDefault="00AC1C41" w:rsidP="00255FE0">
            <w:pPr>
              <w:rPr>
                <w:rFonts w:eastAsia="Times New Roman" w:cs="Times New Roman"/>
              </w:rPr>
            </w:pPr>
            <w:r>
              <w:rPr>
                <w:rFonts w:eastAsia="Times New Roman" w:cs="Times New Roman"/>
              </w:rPr>
              <w:t xml:space="preserve">0.62 </w:t>
            </w:r>
          </w:p>
        </w:tc>
        <w:tc>
          <w:tcPr>
            <w:tcW w:w="0" w:type="auto"/>
            <w:tcMar>
              <w:top w:w="120" w:type="dxa"/>
              <w:left w:w="120" w:type="dxa"/>
              <w:bottom w:w="120" w:type="dxa"/>
              <w:right w:w="120" w:type="dxa"/>
            </w:tcMar>
            <w:vAlign w:val="center"/>
            <w:hideMark/>
          </w:tcPr>
          <w:p w14:paraId="6B0252B9"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532C6271" w14:textId="77777777" w:rsidR="00055F34" w:rsidRDefault="00AC1C41" w:rsidP="00255FE0">
            <w:pPr>
              <w:rPr>
                <w:rFonts w:eastAsia="Times New Roman" w:cs="Times New Roman"/>
              </w:rPr>
            </w:pPr>
            <w:r>
              <w:rPr>
                <w:rFonts w:eastAsia="Times New Roman" w:cs="Times New Roman"/>
              </w:rPr>
              <w:t xml:space="preserve">3.1 </w:t>
            </w:r>
          </w:p>
        </w:tc>
        <w:tc>
          <w:tcPr>
            <w:tcW w:w="0" w:type="auto"/>
            <w:tcMar>
              <w:top w:w="120" w:type="dxa"/>
              <w:left w:w="120" w:type="dxa"/>
              <w:bottom w:w="120" w:type="dxa"/>
              <w:right w:w="120" w:type="dxa"/>
            </w:tcMar>
            <w:vAlign w:val="center"/>
            <w:hideMark/>
          </w:tcPr>
          <w:p w14:paraId="68C95DCB" w14:textId="77777777" w:rsidR="00055F34" w:rsidRDefault="00AC1C41" w:rsidP="00255FE0">
            <w:pPr>
              <w:rPr>
                <w:rFonts w:eastAsia="Times New Roman" w:cs="Times New Roman"/>
              </w:rPr>
            </w:pPr>
            <w:r>
              <w:rPr>
                <w:rFonts w:eastAsia="Times New Roman" w:cs="Times New Roman"/>
              </w:rPr>
              <w:t xml:space="preserve">46 </w:t>
            </w:r>
          </w:p>
        </w:tc>
        <w:tc>
          <w:tcPr>
            <w:tcW w:w="0" w:type="auto"/>
            <w:tcMar>
              <w:top w:w="120" w:type="dxa"/>
              <w:left w:w="120" w:type="dxa"/>
              <w:bottom w:w="120" w:type="dxa"/>
              <w:right w:w="120" w:type="dxa"/>
            </w:tcMar>
            <w:vAlign w:val="center"/>
            <w:hideMark/>
          </w:tcPr>
          <w:p w14:paraId="10201F4C" w14:textId="77777777" w:rsidR="00055F34" w:rsidRDefault="00AC1C41" w:rsidP="00255FE0">
            <w:pPr>
              <w:rPr>
                <w:rFonts w:eastAsia="Times New Roman" w:cs="Times New Roman"/>
              </w:rPr>
            </w:pPr>
            <w:r>
              <w:rPr>
                <w:rFonts w:eastAsia="Times New Roman" w:cs="Times New Roman"/>
              </w:rPr>
              <w:t xml:space="preserve">0.91 </w:t>
            </w:r>
          </w:p>
        </w:tc>
      </w:tr>
      <w:tr w:rsidR="00055F34" w14:paraId="7D264031" w14:textId="77777777">
        <w:trPr>
          <w:tblCellSpacing w:w="15" w:type="dxa"/>
        </w:trPr>
        <w:tc>
          <w:tcPr>
            <w:tcW w:w="0" w:type="auto"/>
            <w:tcMar>
              <w:top w:w="120" w:type="dxa"/>
              <w:left w:w="120" w:type="dxa"/>
              <w:bottom w:w="120" w:type="dxa"/>
              <w:right w:w="120" w:type="dxa"/>
            </w:tcMar>
            <w:vAlign w:val="center"/>
            <w:hideMark/>
          </w:tcPr>
          <w:p w14:paraId="0904FC45" w14:textId="77777777" w:rsidR="00055F34" w:rsidRDefault="00AC1C41" w:rsidP="00255FE0">
            <w:pPr>
              <w:rPr>
                <w:rFonts w:eastAsia="Times New Roman" w:cs="Times New Roman"/>
              </w:rPr>
            </w:pPr>
            <w:r>
              <w:rPr>
                <w:rFonts w:eastAsia="Times New Roman" w:cs="Times New Roman"/>
              </w:rPr>
              <w:t xml:space="preserve">GTH 66 </w:t>
            </w:r>
          </w:p>
        </w:tc>
        <w:tc>
          <w:tcPr>
            <w:tcW w:w="0" w:type="auto"/>
            <w:tcMar>
              <w:top w:w="120" w:type="dxa"/>
              <w:left w:w="120" w:type="dxa"/>
              <w:bottom w:w="120" w:type="dxa"/>
              <w:right w:w="120" w:type="dxa"/>
            </w:tcMar>
            <w:vAlign w:val="center"/>
            <w:hideMark/>
          </w:tcPr>
          <w:p w14:paraId="1F4E91C0" w14:textId="77777777" w:rsidR="00055F34" w:rsidRDefault="00AC1C41" w:rsidP="00255FE0">
            <w:pPr>
              <w:rPr>
                <w:rFonts w:eastAsia="Times New Roman" w:cs="Times New Roman"/>
              </w:rPr>
            </w:pPr>
            <w:r>
              <w:rPr>
                <w:rFonts w:eastAsia="Times New Roman" w:cs="Times New Roman"/>
              </w:rPr>
              <w:t xml:space="preserve">25.9 </w:t>
            </w:r>
          </w:p>
        </w:tc>
        <w:tc>
          <w:tcPr>
            <w:tcW w:w="0" w:type="auto"/>
            <w:tcMar>
              <w:top w:w="120" w:type="dxa"/>
              <w:left w:w="120" w:type="dxa"/>
              <w:bottom w:w="120" w:type="dxa"/>
              <w:right w:w="120" w:type="dxa"/>
            </w:tcMar>
            <w:vAlign w:val="center"/>
            <w:hideMark/>
          </w:tcPr>
          <w:p w14:paraId="243A2C72" w14:textId="77777777" w:rsidR="00055F34" w:rsidRDefault="00AC1C41" w:rsidP="00255FE0">
            <w:pPr>
              <w:rPr>
                <w:rFonts w:eastAsia="Times New Roman" w:cs="Times New Roman"/>
              </w:rPr>
            </w:pPr>
            <w:r>
              <w:rPr>
                <w:rFonts w:eastAsia="Times New Roman" w:cs="Times New Roman"/>
              </w:rPr>
              <w:t xml:space="preserve">16.6 </w:t>
            </w:r>
          </w:p>
        </w:tc>
        <w:tc>
          <w:tcPr>
            <w:tcW w:w="0" w:type="auto"/>
            <w:tcMar>
              <w:top w:w="120" w:type="dxa"/>
              <w:left w:w="120" w:type="dxa"/>
              <w:bottom w:w="120" w:type="dxa"/>
              <w:right w:w="120" w:type="dxa"/>
            </w:tcMar>
            <w:vAlign w:val="center"/>
            <w:hideMark/>
          </w:tcPr>
          <w:p w14:paraId="66C7E602" w14:textId="77777777" w:rsidR="00055F34" w:rsidRDefault="00AC1C41" w:rsidP="00255FE0">
            <w:pPr>
              <w:rPr>
                <w:rFonts w:eastAsia="Times New Roman" w:cs="Times New Roman"/>
              </w:rPr>
            </w:pPr>
            <w:r>
              <w:rPr>
                <w:rFonts w:eastAsia="Times New Roman" w:cs="Times New Roman"/>
              </w:rPr>
              <w:t xml:space="preserve">202.9 </w:t>
            </w:r>
          </w:p>
        </w:tc>
        <w:tc>
          <w:tcPr>
            <w:tcW w:w="0" w:type="auto"/>
            <w:tcMar>
              <w:top w:w="120" w:type="dxa"/>
              <w:left w:w="120" w:type="dxa"/>
              <w:bottom w:w="120" w:type="dxa"/>
              <w:right w:w="120" w:type="dxa"/>
            </w:tcMar>
            <w:vAlign w:val="center"/>
            <w:hideMark/>
          </w:tcPr>
          <w:p w14:paraId="1DCFB757"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44B94B90" w14:textId="77777777" w:rsidR="00055F34" w:rsidRDefault="00AC1C41" w:rsidP="00255FE0">
            <w:pPr>
              <w:rPr>
                <w:rFonts w:eastAsia="Times New Roman" w:cs="Times New Roman"/>
              </w:rPr>
            </w:pPr>
            <w:r>
              <w:rPr>
                <w:rFonts w:eastAsia="Times New Roman" w:cs="Times New Roman"/>
              </w:rPr>
              <w:t xml:space="preserve">0.30 </w:t>
            </w:r>
          </w:p>
        </w:tc>
        <w:tc>
          <w:tcPr>
            <w:tcW w:w="0" w:type="auto"/>
            <w:tcMar>
              <w:top w:w="120" w:type="dxa"/>
              <w:left w:w="120" w:type="dxa"/>
              <w:bottom w:w="120" w:type="dxa"/>
              <w:right w:w="120" w:type="dxa"/>
            </w:tcMar>
            <w:vAlign w:val="center"/>
            <w:hideMark/>
          </w:tcPr>
          <w:p w14:paraId="1394ADAE" w14:textId="77777777" w:rsidR="00055F34" w:rsidRDefault="00AC1C41" w:rsidP="00255FE0">
            <w:pPr>
              <w:rPr>
                <w:rFonts w:eastAsia="Times New Roman" w:cs="Times New Roman"/>
              </w:rPr>
            </w:pPr>
            <w:r>
              <w:rPr>
                <w:rFonts w:eastAsia="Times New Roman" w:cs="Times New Roman"/>
              </w:rPr>
              <w:t xml:space="preserve">7.0 </w:t>
            </w:r>
          </w:p>
        </w:tc>
        <w:tc>
          <w:tcPr>
            <w:tcW w:w="0" w:type="auto"/>
            <w:tcMar>
              <w:top w:w="120" w:type="dxa"/>
              <w:left w:w="120" w:type="dxa"/>
              <w:bottom w:w="120" w:type="dxa"/>
              <w:right w:w="120" w:type="dxa"/>
            </w:tcMar>
            <w:vAlign w:val="center"/>
            <w:hideMark/>
          </w:tcPr>
          <w:p w14:paraId="49D7A1EF"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06C30BA"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19646C9"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19D45EA7" w14:textId="77777777">
        <w:trPr>
          <w:tblCellSpacing w:w="15" w:type="dxa"/>
        </w:trPr>
        <w:tc>
          <w:tcPr>
            <w:tcW w:w="0" w:type="auto"/>
            <w:tcMar>
              <w:top w:w="120" w:type="dxa"/>
              <w:left w:w="120" w:type="dxa"/>
              <w:bottom w:w="120" w:type="dxa"/>
              <w:right w:w="120" w:type="dxa"/>
            </w:tcMar>
            <w:vAlign w:val="center"/>
            <w:hideMark/>
          </w:tcPr>
          <w:p w14:paraId="3F799A5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722579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86215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3BA651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0C4222E"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3F6012DB" w14:textId="77777777" w:rsidR="00055F34" w:rsidRDefault="00AC1C41" w:rsidP="00255FE0">
            <w:pPr>
              <w:rPr>
                <w:rFonts w:eastAsia="Times New Roman" w:cs="Times New Roman"/>
              </w:rPr>
            </w:pPr>
            <w:r>
              <w:rPr>
                <w:rFonts w:eastAsia="Times New Roman" w:cs="Times New Roman"/>
              </w:rPr>
              <w:t xml:space="preserve">0.54 </w:t>
            </w:r>
          </w:p>
        </w:tc>
        <w:tc>
          <w:tcPr>
            <w:tcW w:w="0" w:type="auto"/>
            <w:tcMar>
              <w:top w:w="120" w:type="dxa"/>
              <w:left w:w="120" w:type="dxa"/>
              <w:bottom w:w="120" w:type="dxa"/>
              <w:right w:w="120" w:type="dxa"/>
            </w:tcMar>
            <w:vAlign w:val="center"/>
            <w:hideMark/>
          </w:tcPr>
          <w:p w14:paraId="63C034B9"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5FB37CE4" w14:textId="77777777" w:rsidR="00055F34" w:rsidRDefault="00AC1C41" w:rsidP="00255FE0">
            <w:pPr>
              <w:rPr>
                <w:rFonts w:eastAsia="Times New Roman" w:cs="Times New Roman"/>
              </w:rPr>
            </w:pPr>
            <w:r>
              <w:rPr>
                <w:rFonts w:eastAsia="Times New Roman" w:cs="Times New Roman"/>
              </w:rPr>
              <w:t xml:space="preserve">2.1 </w:t>
            </w:r>
          </w:p>
        </w:tc>
        <w:tc>
          <w:tcPr>
            <w:tcW w:w="0" w:type="auto"/>
            <w:tcMar>
              <w:top w:w="120" w:type="dxa"/>
              <w:left w:w="120" w:type="dxa"/>
              <w:bottom w:w="120" w:type="dxa"/>
              <w:right w:w="120" w:type="dxa"/>
            </w:tcMar>
            <w:vAlign w:val="center"/>
            <w:hideMark/>
          </w:tcPr>
          <w:p w14:paraId="03CB0EF3" w14:textId="77777777" w:rsidR="00055F34" w:rsidRDefault="00AC1C41" w:rsidP="00255FE0">
            <w:pPr>
              <w:rPr>
                <w:rFonts w:eastAsia="Times New Roman" w:cs="Times New Roman"/>
              </w:rPr>
            </w:pPr>
            <w:r>
              <w:rPr>
                <w:rFonts w:eastAsia="Times New Roman" w:cs="Times New Roman"/>
              </w:rPr>
              <w:t xml:space="preserve">20.9 </w:t>
            </w:r>
          </w:p>
        </w:tc>
        <w:tc>
          <w:tcPr>
            <w:tcW w:w="0" w:type="auto"/>
            <w:tcMar>
              <w:top w:w="120" w:type="dxa"/>
              <w:left w:w="120" w:type="dxa"/>
              <w:bottom w:w="120" w:type="dxa"/>
              <w:right w:w="120" w:type="dxa"/>
            </w:tcMar>
            <w:vAlign w:val="center"/>
            <w:hideMark/>
          </w:tcPr>
          <w:p w14:paraId="200924C5" w14:textId="77777777" w:rsidR="00055F34" w:rsidRDefault="00AC1C41" w:rsidP="00255FE0">
            <w:pPr>
              <w:rPr>
                <w:rFonts w:eastAsia="Times New Roman" w:cs="Times New Roman"/>
              </w:rPr>
            </w:pPr>
            <w:r>
              <w:rPr>
                <w:rFonts w:eastAsia="Times New Roman" w:cs="Times New Roman"/>
              </w:rPr>
              <w:t xml:space="preserve">0.46 </w:t>
            </w:r>
          </w:p>
        </w:tc>
      </w:tr>
      <w:tr w:rsidR="00055F34" w14:paraId="6EE7DBE4" w14:textId="77777777">
        <w:trPr>
          <w:tblCellSpacing w:w="15" w:type="dxa"/>
        </w:trPr>
        <w:tc>
          <w:tcPr>
            <w:tcW w:w="0" w:type="auto"/>
            <w:tcMar>
              <w:top w:w="120" w:type="dxa"/>
              <w:left w:w="120" w:type="dxa"/>
              <w:bottom w:w="120" w:type="dxa"/>
              <w:right w:w="120" w:type="dxa"/>
            </w:tcMar>
            <w:vAlign w:val="center"/>
            <w:hideMark/>
          </w:tcPr>
          <w:p w14:paraId="033FF248" w14:textId="77777777" w:rsidR="00055F34" w:rsidRDefault="00AC1C41" w:rsidP="00255FE0">
            <w:pPr>
              <w:rPr>
                <w:rFonts w:eastAsia="Times New Roman" w:cs="Times New Roman"/>
              </w:rPr>
            </w:pPr>
            <w:r>
              <w:rPr>
                <w:rFonts w:eastAsia="Times New Roman" w:cs="Times New Roman"/>
              </w:rPr>
              <w:t xml:space="preserve">GTH 68 </w:t>
            </w:r>
          </w:p>
        </w:tc>
        <w:tc>
          <w:tcPr>
            <w:tcW w:w="0" w:type="auto"/>
            <w:tcMar>
              <w:top w:w="120" w:type="dxa"/>
              <w:left w:w="120" w:type="dxa"/>
              <w:bottom w:w="120" w:type="dxa"/>
              <w:right w:w="120" w:type="dxa"/>
            </w:tcMar>
            <w:vAlign w:val="center"/>
            <w:hideMark/>
          </w:tcPr>
          <w:p w14:paraId="473E5DD1" w14:textId="77777777" w:rsidR="00055F34" w:rsidRDefault="00AC1C41" w:rsidP="00255FE0">
            <w:pPr>
              <w:rPr>
                <w:rFonts w:eastAsia="Times New Roman" w:cs="Times New Roman"/>
              </w:rPr>
            </w:pPr>
            <w:r>
              <w:rPr>
                <w:rFonts w:eastAsia="Times New Roman" w:cs="Times New Roman"/>
              </w:rPr>
              <w:t xml:space="preserve">27.4 </w:t>
            </w:r>
          </w:p>
        </w:tc>
        <w:tc>
          <w:tcPr>
            <w:tcW w:w="0" w:type="auto"/>
            <w:tcMar>
              <w:top w:w="120" w:type="dxa"/>
              <w:left w:w="120" w:type="dxa"/>
              <w:bottom w:w="120" w:type="dxa"/>
              <w:right w:w="120" w:type="dxa"/>
            </w:tcMar>
            <w:vAlign w:val="center"/>
            <w:hideMark/>
          </w:tcPr>
          <w:p w14:paraId="3EA1F478" w14:textId="77777777" w:rsidR="00055F34" w:rsidRDefault="00AC1C41" w:rsidP="00255FE0">
            <w:pPr>
              <w:rPr>
                <w:rFonts w:eastAsia="Times New Roman" w:cs="Times New Roman"/>
              </w:rPr>
            </w:pPr>
            <w:r>
              <w:rPr>
                <w:rFonts w:eastAsia="Times New Roman" w:cs="Times New Roman"/>
              </w:rPr>
              <w:t xml:space="preserve">77.1 </w:t>
            </w:r>
          </w:p>
        </w:tc>
        <w:tc>
          <w:tcPr>
            <w:tcW w:w="0" w:type="auto"/>
            <w:tcMar>
              <w:top w:w="120" w:type="dxa"/>
              <w:left w:w="120" w:type="dxa"/>
              <w:bottom w:w="120" w:type="dxa"/>
              <w:right w:w="120" w:type="dxa"/>
            </w:tcMar>
            <w:vAlign w:val="center"/>
            <w:hideMark/>
          </w:tcPr>
          <w:p w14:paraId="662C6C65" w14:textId="77777777" w:rsidR="00055F34" w:rsidRDefault="00AC1C41" w:rsidP="00255FE0">
            <w:pPr>
              <w:rPr>
                <w:rFonts w:eastAsia="Times New Roman" w:cs="Times New Roman"/>
              </w:rPr>
            </w:pPr>
            <w:r>
              <w:rPr>
                <w:rFonts w:eastAsia="Times New Roman" w:cs="Times New Roman"/>
              </w:rPr>
              <w:t xml:space="preserve">478.7 </w:t>
            </w:r>
          </w:p>
        </w:tc>
        <w:tc>
          <w:tcPr>
            <w:tcW w:w="0" w:type="auto"/>
            <w:tcMar>
              <w:top w:w="120" w:type="dxa"/>
              <w:left w:w="120" w:type="dxa"/>
              <w:bottom w:w="120" w:type="dxa"/>
              <w:right w:w="120" w:type="dxa"/>
            </w:tcMar>
            <w:vAlign w:val="center"/>
            <w:hideMark/>
          </w:tcPr>
          <w:p w14:paraId="51473F7F"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55BDF0D" w14:textId="77777777" w:rsidR="00055F34" w:rsidRDefault="00AC1C41" w:rsidP="00255FE0">
            <w:pPr>
              <w:rPr>
                <w:rFonts w:eastAsia="Times New Roman" w:cs="Times New Roman"/>
              </w:rPr>
            </w:pPr>
            <w:r>
              <w:rPr>
                <w:rFonts w:eastAsia="Times New Roman" w:cs="Times New Roman"/>
              </w:rPr>
              <w:t xml:space="preserve">0.26 </w:t>
            </w:r>
          </w:p>
        </w:tc>
        <w:tc>
          <w:tcPr>
            <w:tcW w:w="0" w:type="auto"/>
            <w:tcMar>
              <w:top w:w="120" w:type="dxa"/>
              <w:left w:w="120" w:type="dxa"/>
              <w:bottom w:w="120" w:type="dxa"/>
              <w:right w:w="120" w:type="dxa"/>
            </w:tcMar>
            <w:vAlign w:val="center"/>
            <w:hideMark/>
          </w:tcPr>
          <w:p w14:paraId="2088CF7D" w14:textId="77777777" w:rsidR="00055F34" w:rsidRDefault="00AC1C41" w:rsidP="00255FE0">
            <w:pPr>
              <w:rPr>
                <w:rFonts w:eastAsia="Times New Roman" w:cs="Times New Roman"/>
              </w:rPr>
            </w:pPr>
            <w:r>
              <w:rPr>
                <w:rFonts w:eastAsia="Times New Roman" w:cs="Times New Roman"/>
              </w:rPr>
              <w:t xml:space="preserve">11.5 </w:t>
            </w:r>
          </w:p>
        </w:tc>
        <w:tc>
          <w:tcPr>
            <w:tcW w:w="0" w:type="auto"/>
            <w:tcMar>
              <w:top w:w="120" w:type="dxa"/>
              <w:left w:w="120" w:type="dxa"/>
              <w:bottom w:w="120" w:type="dxa"/>
              <w:right w:w="120" w:type="dxa"/>
            </w:tcMar>
            <w:vAlign w:val="center"/>
            <w:hideMark/>
          </w:tcPr>
          <w:p w14:paraId="3B8CB91D"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0A66B0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B657936"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0625ADE5" w14:textId="77777777">
        <w:trPr>
          <w:tblCellSpacing w:w="15" w:type="dxa"/>
        </w:trPr>
        <w:tc>
          <w:tcPr>
            <w:tcW w:w="0" w:type="auto"/>
            <w:tcMar>
              <w:top w:w="120" w:type="dxa"/>
              <w:left w:w="120" w:type="dxa"/>
              <w:bottom w:w="120" w:type="dxa"/>
              <w:right w:w="120" w:type="dxa"/>
            </w:tcMar>
            <w:vAlign w:val="center"/>
            <w:hideMark/>
          </w:tcPr>
          <w:p w14:paraId="4FEB9A69"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8F8D3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A29D72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230521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2C9B1B7"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1EB39B44" w14:textId="77777777" w:rsidR="00055F34" w:rsidRDefault="00AC1C41" w:rsidP="00255FE0">
            <w:pPr>
              <w:rPr>
                <w:rFonts w:eastAsia="Times New Roman" w:cs="Times New Roman"/>
              </w:rPr>
            </w:pPr>
            <w:r>
              <w:rPr>
                <w:rFonts w:eastAsia="Times New Roman" w:cs="Times New Roman"/>
              </w:rPr>
              <w:t xml:space="preserve">0.30 </w:t>
            </w:r>
          </w:p>
        </w:tc>
        <w:tc>
          <w:tcPr>
            <w:tcW w:w="0" w:type="auto"/>
            <w:tcMar>
              <w:top w:w="120" w:type="dxa"/>
              <w:left w:w="120" w:type="dxa"/>
              <w:bottom w:w="120" w:type="dxa"/>
              <w:right w:w="120" w:type="dxa"/>
            </w:tcMar>
            <w:vAlign w:val="center"/>
            <w:hideMark/>
          </w:tcPr>
          <w:p w14:paraId="6B5834C0"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31EC9AAB" w14:textId="77777777" w:rsidR="00055F34" w:rsidRDefault="00AC1C41" w:rsidP="00255FE0">
            <w:pPr>
              <w:rPr>
                <w:rFonts w:eastAsia="Times New Roman" w:cs="Times New Roman"/>
              </w:rPr>
            </w:pPr>
            <w:r>
              <w:rPr>
                <w:rFonts w:eastAsia="Times New Roman" w:cs="Times New Roman"/>
              </w:rPr>
              <w:t xml:space="preserve">1.3 </w:t>
            </w:r>
          </w:p>
        </w:tc>
        <w:tc>
          <w:tcPr>
            <w:tcW w:w="0" w:type="auto"/>
            <w:tcMar>
              <w:top w:w="120" w:type="dxa"/>
              <w:left w:w="120" w:type="dxa"/>
              <w:bottom w:w="120" w:type="dxa"/>
              <w:right w:w="120" w:type="dxa"/>
            </w:tcMar>
            <w:vAlign w:val="center"/>
            <w:hideMark/>
          </w:tcPr>
          <w:p w14:paraId="5CF661C5"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73119FA0" w14:textId="77777777" w:rsidR="00055F34" w:rsidRDefault="00AC1C41" w:rsidP="00255FE0">
            <w:pPr>
              <w:rPr>
                <w:rFonts w:eastAsia="Times New Roman" w:cs="Times New Roman"/>
              </w:rPr>
            </w:pPr>
            <w:r>
              <w:rPr>
                <w:rFonts w:eastAsia="Times New Roman" w:cs="Times New Roman"/>
              </w:rPr>
              <w:t xml:space="preserve">0.42 </w:t>
            </w:r>
          </w:p>
        </w:tc>
      </w:tr>
      <w:tr w:rsidR="00055F34" w14:paraId="60C3E657" w14:textId="77777777">
        <w:trPr>
          <w:tblCellSpacing w:w="15" w:type="dxa"/>
        </w:trPr>
        <w:tc>
          <w:tcPr>
            <w:tcW w:w="0" w:type="auto"/>
            <w:tcMar>
              <w:top w:w="120" w:type="dxa"/>
              <w:left w:w="120" w:type="dxa"/>
              <w:bottom w:w="120" w:type="dxa"/>
              <w:right w:w="120" w:type="dxa"/>
            </w:tcMar>
            <w:vAlign w:val="center"/>
            <w:hideMark/>
          </w:tcPr>
          <w:p w14:paraId="6E8CEBE7" w14:textId="77777777" w:rsidR="00055F34" w:rsidRDefault="00AC1C41" w:rsidP="00255FE0">
            <w:pPr>
              <w:rPr>
                <w:rFonts w:eastAsia="Times New Roman" w:cs="Times New Roman"/>
              </w:rPr>
            </w:pPr>
            <w:r>
              <w:rPr>
                <w:rFonts w:eastAsia="Times New Roman" w:cs="Times New Roman"/>
              </w:rPr>
              <w:t xml:space="preserve">GTH 69 </w:t>
            </w:r>
          </w:p>
        </w:tc>
        <w:tc>
          <w:tcPr>
            <w:tcW w:w="0" w:type="auto"/>
            <w:tcMar>
              <w:top w:w="120" w:type="dxa"/>
              <w:left w:w="120" w:type="dxa"/>
              <w:bottom w:w="120" w:type="dxa"/>
              <w:right w:w="120" w:type="dxa"/>
            </w:tcMar>
            <w:vAlign w:val="center"/>
            <w:hideMark/>
          </w:tcPr>
          <w:p w14:paraId="2F42E239" w14:textId="77777777" w:rsidR="00055F34" w:rsidRDefault="00AC1C41" w:rsidP="00255FE0">
            <w:pPr>
              <w:rPr>
                <w:rFonts w:eastAsia="Times New Roman" w:cs="Times New Roman"/>
              </w:rPr>
            </w:pPr>
            <w:r>
              <w:rPr>
                <w:rFonts w:eastAsia="Times New Roman" w:cs="Times New Roman"/>
              </w:rPr>
              <w:t xml:space="preserve">14.3 </w:t>
            </w:r>
          </w:p>
        </w:tc>
        <w:tc>
          <w:tcPr>
            <w:tcW w:w="0" w:type="auto"/>
            <w:tcMar>
              <w:top w:w="120" w:type="dxa"/>
              <w:left w:w="120" w:type="dxa"/>
              <w:bottom w:w="120" w:type="dxa"/>
              <w:right w:w="120" w:type="dxa"/>
            </w:tcMar>
            <w:vAlign w:val="center"/>
            <w:hideMark/>
          </w:tcPr>
          <w:p w14:paraId="33ED6E5D" w14:textId="77777777" w:rsidR="00055F34" w:rsidRDefault="00AC1C41" w:rsidP="00255FE0">
            <w:pPr>
              <w:rPr>
                <w:rFonts w:eastAsia="Times New Roman" w:cs="Times New Roman"/>
              </w:rPr>
            </w:pPr>
            <w:r>
              <w:rPr>
                <w:rFonts w:eastAsia="Times New Roman" w:cs="Times New Roman"/>
              </w:rPr>
              <w:t xml:space="preserve">6.1 </w:t>
            </w:r>
          </w:p>
        </w:tc>
        <w:tc>
          <w:tcPr>
            <w:tcW w:w="0" w:type="auto"/>
            <w:tcMar>
              <w:top w:w="120" w:type="dxa"/>
              <w:left w:w="120" w:type="dxa"/>
              <w:bottom w:w="120" w:type="dxa"/>
              <w:right w:w="120" w:type="dxa"/>
            </w:tcMar>
            <w:vAlign w:val="center"/>
            <w:hideMark/>
          </w:tcPr>
          <w:p w14:paraId="36AFAE77" w14:textId="77777777" w:rsidR="00055F34" w:rsidRDefault="00AC1C41" w:rsidP="00255FE0">
            <w:pPr>
              <w:rPr>
                <w:rFonts w:eastAsia="Times New Roman" w:cs="Times New Roman"/>
              </w:rPr>
            </w:pPr>
            <w:r>
              <w:rPr>
                <w:rFonts w:eastAsia="Times New Roman" w:cs="Times New Roman"/>
              </w:rPr>
              <w:t xml:space="preserve">17.1 </w:t>
            </w:r>
          </w:p>
        </w:tc>
        <w:tc>
          <w:tcPr>
            <w:tcW w:w="0" w:type="auto"/>
            <w:tcMar>
              <w:top w:w="120" w:type="dxa"/>
              <w:left w:w="120" w:type="dxa"/>
              <w:bottom w:w="120" w:type="dxa"/>
              <w:right w:w="120" w:type="dxa"/>
            </w:tcMar>
            <w:vAlign w:val="center"/>
            <w:hideMark/>
          </w:tcPr>
          <w:p w14:paraId="0CC4EC6A"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79AE6889" w14:textId="77777777" w:rsidR="00055F34" w:rsidRDefault="00AC1C41" w:rsidP="00255FE0">
            <w:pPr>
              <w:rPr>
                <w:rFonts w:eastAsia="Times New Roman" w:cs="Times New Roman"/>
              </w:rPr>
            </w:pPr>
            <w:r>
              <w:rPr>
                <w:rFonts w:eastAsia="Times New Roman" w:cs="Times New Roman"/>
              </w:rPr>
              <w:t xml:space="preserve">0.37 </w:t>
            </w:r>
          </w:p>
        </w:tc>
        <w:tc>
          <w:tcPr>
            <w:tcW w:w="0" w:type="auto"/>
            <w:tcMar>
              <w:top w:w="120" w:type="dxa"/>
              <w:left w:w="120" w:type="dxa"/>
              <w:bottom w:w="120" w:type="dxa"/>
              <w:right w:w="120" w:type="dxa"/>
            </w:tcMar>
            <w:vAlign w:val="center"/>
            <w:hideMark/>
          </w:tcPr>
          <w:p w14:paraId="32ED3B4B"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520878E6"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A12E26D"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31854564"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27E17F14" w14:textId="77777777">
        <w:trPr>
          <w:tblCellSpacing w:w="15" w:type="dxa"/>
        </w:trPr>
        <w:tc>
          <w:tcPr>
            <w:tcW w:w="0" w:type="auto"/>
            <w:tcMar>
              <w:top w:w="120" w:type="dxa"/>
              <w:left w:w="120" w:type="dxa"/>
              <w:bottom w:w="120" w:type="dxa"/>
              <w:right w:w="120" w:type="dxa"/>
            </w:tcMar>
            <w:vAlign w:val="center"/>
            <w:hideMark/>
          </w:tcPr>
          <w:p w14:paraId="56688FB7" w14:textId="77777777" w:rsidR="00055F34" w:rsidRDefault="00AC1C41" w:rsidP="00255FE0">
            <w:pPr>
              <w:rPr>
                <w:rFonts w:eastAsia="Times New Roman" w:cs="Times New Roman"/>
              </w:rPr>
            </w:pPr>
            <w:r>
              <w:rPr>
                <w:rFonts w:eastAsia="Times New Roman" w:cs="Times New Roman"/>
              </w:rPr>
              <w:t xml:space="preserve">GTH 71 </w:t>
            </w:r>
          </w:p>
        </w:tc>
        <w:tc>
          <w:tcPr>
            <w:tcW w:w="0" w:type="auto"/>
            <w:tcMar>
              <w:top w:w="120" w:type="dxa"/>
              <w:left w:w="120" w:type="dxa"/>
              <w:bottom w:w="120" w:type="dxa"/>
              <w:right w:w="120" w:type="dxa"/>
            </w:tcMar>
            <w:vAlign w:val="center"/>
            <w:hideMark/>
          </w:tcPr>
          <w:p w14:paraId="045E3FD8" w14:textId="77777777" w:rsidR="00055F34" w:rsidRDefault="00AC1C41" w:rsidP="00255FE0">
            <w:pPr>
              <w:rPr>
                <w:rFonts w:eastAsia="Times New Roman" w:cs="Times New Roman"/>
              </w:rPr>
            </w:pPr>
            <w:r>
              <w:rPr>
                <w:rFonts w:eastAsia="Times New Roman" w:cs="Times New Roman"/>
              </w:rPr>
              <w:t xml:space="preserve">18.3 </w:t>
            </w:r>
          </w:p>
        </w:tc>
        <w:tc>
          <w:tcPr>
            <w:tcW w:w="0" w:type="auto"/>
            <w:tcMar>
              <w:top w:w="120" w:type="dxa"/>
              <w:left w:w="120" w:type="dxa"/>
              <w:bottom w:w="120" w:type="dxa"/>
              <w:right w:w="120" w:type="dxa"/>
            </w:tcMar>
            <w:vAlign w:val="center"/>
            <w:hideMark/>
          </w:tcPr>
          <w:p w14:paraId="2EC3E536" w14:textId="77777777" w:rsidR="00055F34" w:rsidRDefault="00AC1C41" w:rsidP="00255FE0">
            <w:pPr>
              <w:rPr>
                <w:rFonts w:eastAsia="Times New Roman" w:cs="Times New Roman"/>
              </w:rPr>
            </w:pPr>
            <w:r>
              <w:rPr>
                <w:rFonts w:eastAsia="Times New Roman" w:cs="Times New Roman"/>
              </w:rPr>
              <w:t xml:space="preserve">17.1 </w:t>
            </w:r>
          </w:p>
        </w:tc>
        <w:tc>
          <w:tcPr>
            <w:tcW w:w="0" w:type="auto"/>
            <w:tcMar>
              <w:top w:w="120" w:type="dxa"/>
              <w:left w:w="120" w:type="dxa"/>
              <w:bottom w:w="120" w:type="dxa"/>
              <w:right w:w="120" w:type="dxa"/>
            </w:tcMar>
            <w:vAlign w:val="center"/>
            <w:hideMark/>
          </w:tcPr>
          <w:p w14:paraId="2C3D14BF" w14:textId="77777777" w:rsidR="00055F34" w:rsidRDefault="00AC1C41" w:rsidP="00255FE0">
            <w:pPr>
              <w:rPr>
                <w:rFonts w:eastAsia="Times New Roman" w:cs="Times New Roman"/>
              </w:rPr>
            </w:pPr>
            <w:r>
              <w:rPr>
                <w:rFonts w:eastAsia="Times New Roman" w:cs="Times New Roman"/>
              </w:rPr>
              <w:t xml:space="preserve">66.0 </w:t>
            </w:r>
          </w:p>
        </w:tc>
        <w:tc>
          <w:tcPr>
            <w:tcW w:w="0" w:type="auto"/>
            <w:tcMar>
              <w:top w:w="120" w:type="dxa"/>
              <w:left w:w="120" w:type="dxa"/>
              <w:bottom w:w="120" w:type="dxa"/>
              <w:right w:w="120" w:type="dxa"/>
            </w:tcMar>
            <w:vAlign w:val="center"/>
            <w:hideMark/>
          </w:tcPr>
          <w:p w14:paraId="3E51ABD8"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5E3A49BF" w14:textId="77777777" w:rsidR="00055F34" w:rsidRDefault="00AC1C41" w:rsidP="00255FE0">
            <w:pPr>
              <w:rPr>
                <w:rFonts w:eastAsia="Times New Roman" w:cs="Times New Roman"/>
              </w:rPr>
            </w:pPr>
            <w:r>
              <w:rPr>
                <w:rFonts w:eastAsia="Times New Roman" w:cs="Times New Roman"/>
              </w:rPr>
              <w:t xml:space="preserve">0.23 </w:t>
            </w:r>
          </w:p>
        </w:tc>
        <w:tc>
          <w:tcPr>
            <w:tcW w:w="0" w:type="auto"/>
            <w:tcMar>
              <w:top w:w="120" w:type="dxa"/>
              <w:left w:w="120" w:type="dxa"/>
              <w:bottom w:w="120" w:type="dxa"/>
              <w:right w:w="120" w:type="dxa"/>
            </w:tcMar>
            <w:vAlign w:val="center"/>
            <w:hideMark/>
          </w:tcPr>
          <w:p w14:paraId="7D2BFAC7" w14:textId="77777777" w:rsidR="00055F34" w:rsidRDefault="00AC1C41" w:rsidP="00255FE0">
            <w:pPr>
              <w:rPr>
                <w:rFonts w:eastAsia="Times New Roman" w:cs="Times New Roman"/>
              </w:rPr>
            </w:pPr>
            <w:r>
              <w:rPr>
                <w:rFonts w:eastAsia="Times New Roman" w:cs="Times New Roman"/>
              </w:rPr>
              <w:t xml:space="preserve">9.0 </w:t>
            </w:r>
          </w:p>
        </w:tc>
        <w:tc>
          <w:tcPr>
            <w:tcW w:w="0" w:type="auto"/>
            <w:tcMar>
              <w:top w:w="120" w:type="dxa"/>
              <w:left w:w="120" w:type="dxa"/>
              <w:bottom w:w="120" w:type="dxa"/>
              <w:right w:w="120" w:type="dxa"/>
            </w:tcMar>
            <w:vAlign w:val="center"/>
            <w:hideMark/>
          </w:tcPr>
          <w:p w14:paraId="1B408EB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16AEF37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0BE1968"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26C3B139" w14:textId="77777777">
        <w:trPr>
          <w:tblCellSpacing w:w="15" w:type="dxa"/>
        </w:trPr>
        <w:tc>
          <w:tcPr>
            <w:tcW w:w="0" w:type="auto"/>
            <w:tcMar>
              <w:top w:w="120" w:type="dxa"/>
              <w:left w:w="120" w:type="dxa"/>
              <w:bottom w:w="120" w:type="dxa"/>
              <w:right w:w="120" w:type="dxa"/>
            </w:tcMar>
            <w:vAlign w:val="center"/>
            <w:hideMark/>
          </w:tcPr>
          <w:p w14:paraId="10D4E30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21574C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2EDBB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CAF4C3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C0B2920"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5335A058" w14:textId="77777777" w:rsidR="00055F34" w:rsidRDefault="00AC1C41" w:rsidP="00255FE0">
            <w:pPr>
              <w:rPr>
                <w:rFonts w:eastAsia="Times New Roman" w:cs="Times New Roman"/>
              </w:rPr>
            </w:pPr>
            <w:r>
              <w:rPr>
                <w:rFonts w:eastAsia="Times New Roman" w:cs="Times New Roman"/>
              </w:rPr>
              <w:t xml:space="preserve">0.47 </w:t>
            </w:r>
          </w:p>
        </w:tc>
        <w:tc>
          <w:tcPr>
            <w:tcW w:w="0" w:type="auto"/>
            <w:tcMar>
              <w:top w:w="120" w:type="dxa"/>
              <w:left w:w="120" w:type="dxa"/>
              <w:bottom w:w="120" w:type="dxa"/>
              <w:right w:w="120" w:type="dxa"/>
            </w:tcMar>
            <w:vAlign w:val="center"/>
            <w:hideMark/>
          </w:tcPr>
          <w:p w14:paraId="4B552337"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1C34C741" w14:textId="77777777" w:rsidR="00055F34" w:rsidRDefault="00AC1C41" w:rsidP="00255FE0">
            <w:pPr>
              <w:rPr>
                <w:rFonts w:eastAsia="Times New Roman" w:cs="Times New Roman"/>
              </w:rPr>
            </w:pPr>
            <w:r>
              <w:rPr>
                <w:rFonts w:eastAsia="Times New Roman" w:cs="Times New Roman"/>
              </w:rPr>
              <w:t xml:space="preserve">1.4 </w:t>
            </w:r>
          </w:p>
        </w:tc>
        <w:tc>
          <w:tcPr>
            <w:tcW w:w="0" w:type="auto"/>
            <w:tcMar>
              <w:top w:w="120" w:type="dxa"/>
              <w:left w:w="120" w:type="dxa"/>
              <w:bottom w:w="120" w:type="dxa"/>
              <w:right w:w="120" w:type="dxa"/>
            </w:tcMar>
            <w:vAlign w:val="center"/>
            <w:hideMark/>
          </w:tcPr>
          <w:p w14:paraId="2FCCCD06" w14:textId="77777777" w:rsidR="00055F34" w:rsidRDefault="00AC1C41" w:rsidP="00255FE0">
            <w:pPr>
              <w:rPr>
                <w:rFonts w:eastAsia="Times New Roman" w:cs="Times New Roman"/>
              </w:rPr>
            </w:pPr>
            <w:r>
              <w:rPr>
                <w:rFonts w:eastAsia="Times New Roman" w:cs="Times New Roman"/>
              </w:rPr>
              <w:t xml:space="preserve">3.9 </w:t>
            </w:r>
          </w:p>
        </w:tc>
        <w:tc>
          <w:tcPr>
            <w:tcW w:w="0" w:type="auto"/>
            <w:tcMar>
              <w:top w:w="120" w:type="dxa"/>
              <w:left w:w="120" w:type="dxa"/>
              <w:bottom w:w="120" w:type="dxa"/>
              <w:right w:w="120" w:type="dxa"/>
            </w:tcMar>
            <w:vAlign w:val="center"/>
            <w:hideMark/>
          </w:tcPr>
          <w:p w14:paraId="5EE232CC" w14:textId="77777777" w:rsidR="00055F34" w:rsidRDefault="00AC1C41" w:rsidP="00255FE0">
            <w:pPr>
              <w:rPr>
                <w:rFonts w:eastAsia="Times New Roman" w:cs="Times New Roman"/>
              </w:rPr>
            </w:pPr>
            <w:r>
              <w:rPr>
                <w:rFonts w:eastAsia="Times New Roman" w:cs="Times New Roman"/>
              </w:rPr>
              <w:t xml:space="preserve">0.55 </w:t>
            </w:r>
          </w:p>
        </w:tc>
      </w:tr>
      <w:tr w:rsidR="00055F34" w14:paraId="11E13BDB" w14:textId="77777777">
        <w:trPr>
          <w:tblCellSpacing w:w="15" w:type="dxa"/>
        </w:trPr>
        <w:tc>
          <w:tcPr>
            <w:tcW w:w="0" w:type="auto"/>
            <w:tcMar>
              <w:top w:w="120" w:type="dxa"/>
              <w:left w:w="120" w:type="dxa"/>
              <w:bottom w:w="120" w:type="dxa"/>
              <w:right w:w="120" w:type="dxa"/>
            </w:tcMar>
            <w:vAlign w:val="center"/>
            <w:hideMark/>
          </w:tcPr>
          <w:p w14:paraId="3C72ADE0" w14:textId="77777777" w:rsidR="00055F34" w:rsidRDefault="00AC1C41" w:rsidP="00255FE0">
            <w:pPr>
              <w:rPr>
                <w:rFonts w:eastAsia="Times New Roman" w:cs="Times New Roman"/>
              </w:rPr>
            </w:pPr>
            <w:r>
              <w:rPr>
                <w:rFonts w:eastAsia="Times New Roman" w:cs="Times New Roman"/>
              </w:rPr>
              <w:t xml:space="preserve">GTH 73 </w:t>
            </w:r>
          </w:p>
        </w:tc>
        <w:tc>
          <w:tcPr>
            <w:tcW w:w="0" w:type="auto"/>
            <w:tcMar>
              <w:top w:w="120" w:type="dxa"/>
              <w:left w:w="120" w:type="dxa"/>
              <w:bottom w:w="120" w:type="dxa"/>
              <w:right w:w="120" w:type="dxa"/>
            </w:tcMar>
            <w:vAlign w:val="center"/>
            <w:hideMark/>
          </w:tcPr>
          <w:p w14:paraId="16853FDF" w14:textId="77777777" w:rsidR="00055F34" w:rsidRDefault="00AC1C41" w:rsidP="00255FE0">
            <w:pPr>
              <w:rPr>
                <w:rFonts w:eastAsia="Times New Roman" w:cs="Times New Roman"/>
              </w:rPr>
            </w:pPr>
            <w:r>
              <w:rPr>
                <w:rFonts w:eastAsia="Times New Roman" w:cs="Times New Roman"/>
              </w:rPr>
              <w:t xml:space="preserve">13.7 </w:t>
            </w:r>
          </w:p>
        </w:tc>
        <w:tc>
          <w:tcPr>
            <w:tcW w:w="0" w:type="auto"/>
            <w:tcMar>
              <w:top w:w="120" w:type="dxa"/>
              <w:left w:w="120" w:type="dxa"/>
              <w:bottom w:w="120" w:type="dxa"/>
              <w:right w:w="120" w:type="dxa"/>
            </w:tcMar>
            <w:vAlign w:val="center"/>
            <w:hideMark/>
          </w:tcPr>
          <w:p w14:paraId="10F00B28" w14:textId="77777777" w:rsidR="00055F34" w:rsidRDefault="00AC1C41" w:rsidP="00255FE0">
            <w:pPr>
              <w:rPr>
                <w:rFonts w:eastAsia="Times New Roman" w:cs="Times New Roman"/>
              </w:rPr>
            </w:pPr>
            <w:r>
              <w:rPr>
                <w:rFonts w:eastAsia="Times New Roman" w:cs="Times New Roman"/>
              </w:rPr>
              <w:t xml:space="preserve">9.9 </w:t>
            </w:r>
          </w:p>
        </w:tc>
        <w:tc>
          <w:tcPr>
            <w:tcW w:w="0" w:type="auto"/>
            <w:tcMar>
              <w:top w:w="120" w:type="dxa"/>
              <w:left w:w="120" w:type="dxa"/>
              <w:bottom w:w="120" w:type="dxa"/>
              <w:right w:w="120" w:type="dxa"/>
            </w:tcMar>
            <w:vAlign w:val="center"/>
            <w:hideMark/>
          </w:tcPr>
          <w:p w14:paraId="63E8B966" w14:textId="77777777" w:rsidR="00055F34" w:rsidRDefault="00AC1C41" w:rsidP="00255FE0">
            <w:pPr>
              <w:rPr>
                <w:rFonts w:eastAsia="Times New Roman" w:cs="Times New Roman"/>
              </w:rPr>
            </w:pPr>
            <w:r>
              <w:rPr>
                <w:rFonts w:eastAsia="Times New Roman" w:cs="Times New Roman"/>
              </w:rPr>
              <w:t xml:space="preserve">213.9 </w:t>
            </w:r>
          </w:p>
        </w:tc>
        <w:tc>
          <w:tcPr>
            <w:tcW w:w="0" w:type="auto"/>
            <w:tcMar>
              <w:top w:w="120" w:type="dxa"/>
              <w:left w:w="120" w:type="dxa"/>
              <w:bottom w:w="120" w:type="dxa"/>
              <w:right w:w="120" w:type="dxa"/>
            </w:tcMar>
            <w:vAlign w:val="center"/>
            <w:hideMark/>
          </w:tcPr>
          <w:p w14:paraId="721D5CE9"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6B825532" w14:textId="77777777" w:rsidR="00055F34" w:rsidRDefault="00AC1C41" w:rsidP="00255FE0">
            <w:pPr>
              <w:rPr>
                <w:rFonts w:eastAsia="Times New Roman" w:cs="Times New Roman"/>
              </w:rPr>
            </w:pPr>
            <w:r>
              <w:rPr>
                <w:rFonts w:eastAsia="Times New Roman" w:cs="Times New Roman"/>
              </w:rPr>
              <w:t xml:space="preserve">0.46 </w:t>
            </w:r>
          </w:p>
        </w:tc>
        <w:tc>
          <w:tcPr>
            <w:tcW w:w="0" w:type="auto"/>
            <w:tcMar>
              <w:top w:w="120" w:type="dxa"/>
              <w:left w:w="120" w:type="dxa"/>
              <w:bottom w:w="120" w:type="dxa"/>
              <w:right w:w="120" w:type="dxa"/>
            </w:tcMar>
            <w:vAlign w:val="center"/>
            <w:hideMark/>
          </w:tcPr>
          <w:p w14:paraId="020B576E"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0825B89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A27DB25"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60ED3D3"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4C024863" w14:textId="77777777">
        <w:trPr>
          <w:tblCellSpacing w:w="15" w:type="dxa"/>
        </w:trPr>
        <w:tc>
          <w:tcPr>
            <w:tcW w:w="0" w:type="auto"/>
            <w:tcMar>
              <w:top w:w="120" w:type="dxa"/>
              <w:left w:w="120" w:type="dxa"/>
              <w:bottom w:w="120" w:type="dxa"/>
              <w:right w:w="120" w:type="dxa"/>
            </w:tcMar>
            <w:vAlign w:val="center"/>
            <w:hideMark/>
          </w:tcPr>
          <w:p w14:paraId="08C1F576"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3F26C7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638A8D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6B2FBA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B6C250F"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ED6748E" w14:textId="77777777" w:rsidR="00055F34" w:rsidRDefault="00AC1C41" w:rsidP="00255FE0">
            <w:pPr>
              <w:rPr>
                <w:rFonts w:eastAsia="Times New Roman" w:cs="Times New Roman"/>
              </w:rPr>
            </w:pPr>
            <w:r>
              <w:rPr>
                <w:rFonts w:eastAsia="Times New Roman" w:cs="Times New Roman"/>
              </w:rPr>
              <w:t xml:space="preserve">0.68 </w:t>
            </w:r>
          </w:p>
        </w:tc>
        <w:tc>
          <w:tcPr>
            <w:tcW w:w="0" w:type="auto"/>
            <w:tcMar>
              <w:top w:w="120" w:type="dxa"/>
              <w:left w:w="120" w:type="dxa"/>
              <w:bottom w:w="120" w:type="dxa"/>
              <w:right w:w="120" w:type="dxa"/>
            </w:tcMar>
            <w:vAlign w:val="center"/>
            <w:hideMark/>
          </w:tcPr>
          <w:p w14:paraId="3442700F"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73D1CEAE" w14:textId="77777777" w:rsidR="00055F34" w:rsidRDefault="00AC1C41" w:rsidP="00255FE0">
            <w:pPr>
              <w:rPr>
                <w:rFonts w:eastAsia="Times New Roman" w:cs="Times New Roman"/>
              </w:rPr>
            </w:pPr>
            <w:r>
              <w:rPr>
                <w:rFonts w:eastAsia="Times New Roman" w:cs="Times New Roman"/>
              </w:rPr>
              <w:t xml:space="preserve">2.3 </w:t>
            </w:r>
          </w:p>
        </w:tc>
        <w:tc>
          <w:tcPr>
            <w:tcW w:w="0" w:type="auto"/>
            <w:tcMar>
              <w:top w:w="120" w:type="dxa"/>
              <w:left w:w="120" w:type="dxa"/>
              <w:bottom w:w="120" w:type="dxa"/>
              <w:right w:w="120" w:type="dxa"/>
            </w:tcMar>
            <w:vAlign w:val="center"/>
            <w:hideMark/>
          </w:tcPr>
          <w:p w14:paraId="52F2E43E" w14:textId="77777777" w:rsidR="00055F34" w:rsidRDefault="00AC1C41" w:rsidP="00255FE0">
            <w:pPr>
              <w:rPr>
                <w:rFonts w:eastAsia="Times New Roman" w:cs="Times New Roman"/>
              </w:rPr>
            </w:pPr>
            <w:r>
              <w:rPr>
                <w:rFonts w:eastAsia="Times New Roman" w:cs="Times New Roman"/>
              </w:rPr>
              <w:t xml:space="preserve">17.5 </w:t>
            </w:r>
          </w:p>
        </w:tc>
        <w:tc>
          <w:tcPr>
            <w:tcW w:w="0" w:type="auto"/>
            <w:tcMar>
              <w:top w:w="120" w:type="dxa"/>
              <w:left w:w="120" w:type="dxa"/>
              <w:bottom w:w="120" w:type="dxa"/>
              <w:right w:w="120" w:type="dxa"/>
            </w:tcMar>
            <w:vAlign w:val="center"/>
            <w:hideMark/>
          </w:tcPr>
          <w:p w14:paraId="4B2B0241" w14:textId="77777777" w:rsidR="00055F34" w:rsidRDefault="00AC1C41" w:rsidP="00255FE0">
            <w:pPr>
              <w:rPr>
                <w:rFonts w:eastAsia="Times New Roman" w:cs="Times New Roman"/>
              </w:rPr>
            </w:pPr>
            <w:r>
              <w:rPr>
                <w:rFonts w:eastAsia="Times New Roman" w:cs="Times New Roman"/>
              </w:rPr>
              <w:t xml:space="preserve">0.97 </w:t>
            </w:r>
          </w:p>
        </w:tc>
      </w:tr>
      <w:tr w:rsidR="00055F34" w14:paraId="78B345B9" w14:textId="77777777">
        <w:trPr>
          <w:tblCellSpacing w:w="15" w:type="dxa"/>
        </w:trPr>
        <w:tc>
          <w:tcPr>
            <w:tcW w:w="0" w:type="auto"/>
            <w:tcMar>
              <w:top w:w="120" w:type="dxa"/>
              <w:left w:w="120" w:type="dxa"/>
              <w:bottom w:w="120" w:type="dxa"/>
              <w:right w:w="120" w:type="dxa"/>
            </w:tcMar>
            <w:vAlign w:val="center"/>
            <w:hideMark/>
          </w:tcPr>
          <w:p w14:paraId="0E9FD077" w14:textId="77777777" w:rsidR="00055F34" w:rsidRDefault="00AC1C41" w:rsidP="00255FE0">
            <w:pPr>
              <w:rPr>
                <w:rFonts w:eastAsia="Times New Roman" w:cs="Times New Roman"/>
              </w:rPr>
            </w:pPr>
            <w:r>
              <w:rPr>
                <w:rFonts w:eastAsia="Times New Roman" w:cs="Times New Roman"/>
              </w:rPr>
              <w:t xml:space="preserve">GTH 74 </w:t>
            </w:r>
          </w:p>
        </w:tc>
        <w:tc>
          <w:tcPr>
            <w:tcW w:w="0" w:type="auto"/>
            <w:tcMar>
              <w:top w:w="120" w:type="dxa"/>
              <w:left w:w="120" w:type="dxa"/>
              <w:bottom w:w="120" w:type="dxa"/>
              <w:right w:w="120" w:type="dxa"/>
            </w:tcMar>
            <w:vAlign w:val="center"/>
            <w:hideMark/>
          </w:tcPr>
          <w:p w14:paraId="240D182F" w14:textId="77777777" w:rsidR="00055F34" w:rsidRDefault="00AC1C41" w:rsidP="00255FE0">
            <w:pPr>
              <w:rPr>
                <w:rFonts w:eastAsia="Times New Roman" w:cs="Times New Roman"/>
              </w:rPr>
            </w:pPr>
            <w:r>
              <w:rPr>
                <w:rFonts w:eastAsia="Times New Roman" w:cs="Times New Roman"/>
              </w:rPr>
              <w:t xml:space="preserve">11.3 </w:t>
            </w:r>
          </w:p>
        </w:tc>
        <w:tc>
          <w:tcPr>
            <w:tcW w:w="0" w:type="auto"/>
            <w:tcMar>
              <w:top w:w="120" w:type="dxa"/>
              <w:left w:w="120" w:type="dxa"/>
              <w:bottom w:w="120" w:type="dxa"/>
              <w:right w:w="120" w:type="dxa"/>
            </w:tcMar>
            <w:vAlign w:val="center"/>
            <w:hideMark/>
          </w:tcPr>
          <w:p w14:paraId="25658A55"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4378AEC1" w14:textId="77777777" w:rsidR="00055F34" w:rsidRDefault="00AC1C41" w:rsidP="00255FE0">
            <w:pPr>
              <w:rPr>
                <w:rFonts w:eastAsia="Times New Roman" w:cs="Times New Roman"/>
              </w:rPr>
            </w:pPr>
            <w:r>
              <w:rPr>
                <w:rFonts w:eastAsia="Times New Roman" w:cs="Times New Roman"/>
              </w:rPr>
              <w:t xml:space="preserve">1295.1 </w:t>
            </w:r>
          </w:p>
        </w:tc>
        <w:tc>
          <w:tcPr>
            <w:tcW w:w="0" w:type="auto"/>
            <w:tcMar>
              <w:top w:w="120" w:type="dxa"/>
              <w:left w:w="120" w:type="dxa"/>
              <w:bottom w:w="120" w:type="dxa"/>
              <w:right w:w="120" w:type="dxa"/>
            </w:tcMar>
            <w:vAlign w:val="center"/>
            <w:hideMark/>
          </w:tcPr>
          <w:p w14:paraId="07D4EDB8"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0EB069E3" w14:textId="77777777" w:rsidR="00055F34" w:rsidRDefault="00AC1C41" w:rsidP="00255FE0">
            <w:pPr>
              <w:rPr>
                <w:rFonts w:eastAsia="Times New Roman" w:cs="Times New Roman"/>
              </w:rPr>
            </w:pPr>
            <w:r>
              <w:rPr>
                <w:rFonts w:eastAsia="Times New Roman" w:cs="Times New Roman"/>
              </w:rPr>
              <w:t xml:space="preserve">0.27 </w:t>
            </w:r>
          </w:p>
        </w:tc>
        <w:tc>
          <w:tcPr>
            <w:tcW w:w="0" w:type="auto"/>
            <w:tcMar>
              <w:top w:w="120" w:type="dxa"/>
              <w:left w:w="120" w:type="dxa"/>
              <w:bottom w:w="120" w:type="dxa"/>
              <w:right w:w="120" w:type="dxa"/>
            </w:tcMar>
            <w:vAlign w:val="center"/>
            <w:hideMark/>
          </w:tcPr>
          <w:p w14:paraId="20DAEC3A"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09A540D8"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3B554CB"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E82BDAB"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7A7A4B99" w14:textId="77777777">
        <w:trPr>
          <w:tblCellSpacing w:w="15" w:type="dxa"/>
        </w:trPr>
        <w:tc>
          <w:tcPr>
            <w:tcW w:w="0" w:type="auto"/>
            <w:tcMar>
              <w:top w:w="120" w:type="dxa"/>
              <w:left w:w="120" w:type="dxa"/>
              <w:bottom w:w="120" w:type="dxa"/>
              <w:right w:w="120" w:type="dxa"/>
            </w:tcMar>
            <w:vAlign w:val="center"/>
            <w:hideMark/>
          </w:tcPr>
          <w:p w14:paraId="1086CD1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E776B3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659C23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7DE8D8"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55A66E9"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182AB437" w14:textId="77777777" w:rsidR="00055F34" w:rsidRDefault="00AC1C41" w:rsidP="00255FE0">
            <w:pPr>
              <w:rPr>
                <w:rFonts w:eastAsia="Times New Roman" w:cs="Times New Roman"/>
              </w:rPr>
            </w:pPr>
            <w:r>
              <w:rPr>
                <w:rFonts w:eastAsia="Times New Roman" w:cs="Times New Roman"/>
              </w:rPr>
              <w:t xml:space="preserve">0.65 </w:t>
            </w:r>
          </w:p>
        </w:tc>
        <w:tc>
          <w:tcPr>
            <w:tcW w:w="0" w:type="auto"/>
            <w:tcMar>
              <w:top w:w="120" w:type="dxa"/>
              <w:left w:w="120" w:type="dxa"/>
              <w:bottom w:w="120" w:type="dxa"/>
              <w:right w:w="120" w:type="dxa"/>
            </w:tcMar>
            <w:vAlign w:val="center"/>
            <w:hideMark/>
          </w:tcPr>
          <w:p w14:paraId="395064F8"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5C3E4067" w14:textId="77777777" w:rsidR="00055F34" w:rsidRDefault="00AC1C41" w:rsidP="00255FE0">
            <w:pPr>
              <w:rPr>
                <w:rFonts w:eastAsia="Times New Roman" w:cs="Times New Roman"/>
              </w:rPr>
            </w:pPr>
            <w:r>
              <w:rPr>
                <w:rFonts w:eastAsia="Times New Roman" w:cs="Times New Roman"/>
              </w:rPr>
              <w:t xml:space="preserve">2.8 </w:t>
            </w:r>
          </w:p>
        </w:tc>
        <w:tc>
          <w:tcPr>
            <w:tcW w:w="0" w:type="auto"/>
            <w:tcMar>
              <w:top w:w="120" w:type="dxa"/>
              <w:left w:w="120" w:type="dxa"/>
              <w:bottom w:w="120" w:type="dxa"/>
              <w:right w:w="120" w:type="dxa"/>
            </w:tcMar>
            <w:vAlign w:val="center"/>
            <w:hideMark/>
          </w:tcPr>
          <w:p w14:paraId="5B39A61A" w14:textId="77777777" w:rsidR="00055F34" w:rsidRDefault="00AC1C41" w:rsidP="00255FE0">
            <w:pPr>
              <w:rPr>
                <w:rFonts w:eastAsia="Times New Roman" w:cs="Times New Roman"/>
              </w:rPr>
            </w:pPr>
            <w:r>
              <w:rPr>
                <w:rFonts w:eastAsia="Times New Roman" w:cs="Times New Roman"/>
              </w:rPr>
              <w:t xml:space="preserve">33.9 </w:t>
            </w:r>
          </w:p>
        </w:tc>
        <w:tc>
          <w:tcPr>
            <w:tcW w:w="0" w:type="auto"/>
            <w:tcMar>
              <w:top w:w="120" w:type="dxa"/>
              <w:left w:w="120" w:type="dxa"/>
              <w:bottom w:w="120" w:type="dxa"/>
              <w:right w:w="120" w:type="dxa"/>
            </w:tcMar>
            <w:vAlign w:val="center"/>
            <w:hideMark/>
          </w:tcPr>
          <w:p w14:paraId="4DA628DC" w14:textId="77777777" w:rsidR="00055F34" w:rsidRDefault="00AC1C41" w:rsidP="00255FE0">
            <w:pPr>
              <w:rPr>
                <w:rFonts w:eastAsia="Times New Roman" w:cs="Times New Roman"/>
              </w:rPr>
            </w:pPr>
            <w:r>
              <w:rPr>
                <w:rFonts w:eastAsia="Times New Roman" w:cs="Times New Roman"/>
              </w:rPr>
              <w:t xml:space="preserve">0.64 </w:t>
            </w:r>
          </w:p>
        </w:tc>
      </w:tr>
      <w:tr w:rsidR="00055F34" w14:paraId="173295BC" w14:textId="77777777">
        <w:trPr>
          <w:tblCellSpacing w:w="15" w:type="dxa"/>
        </w:trPr>
        <w:tc>
          <w:tcPr>
            <w:tcW w:w="0" w:type="auto"/>
            <w:tcMar>
              <w:top w:w="120" w:type="dxa"/>
              <w:left w:w="120" w:type="dxa"/>
              <w:bottom w:w="120" w:type="dxa"/>
              <w:right w:w="120" w:type="dxa"/>
            </w:tcMar>
            <w:vAlign w:val="center"/>
            <w:hideMark/>
          </w:tcPr>
          <w:p w14:paraId="40B317F4" w14:textId="77777777" w:rsidR="00055F34" w:rsidRDefault="00AC1C41" w:rsidP="00255FE0">
            <w:pPr>
              <w:rPr>
                <w:rFonts w:eastAsia="Times New Roman" w:cs="Times New Roman"/>
              </w:rPr>
            </w:pPr>
            <w:r>
              <w:rPr>
                <w:rFonts w:eastAsia="Times New Roman" w:cs="Times New Roman"/>
              </w:rPr>
              <w:t xml:space="preserve">GTH 92 </w:t>
            </w:r>
          </w:p>
        </w:tc>
        <w:tc>
          <w:tcPr>
            <w:tcW w:w="0" w:type="auto"/>
            <w:tcMar>
              <w:top w:w="120" w:type="dxa"/>
              <w:left w:w="120" w:type="dxa"/>
              <w:bottom w:w="120" w:type="dxa"/>
              <w:right w:w="120" w:type="dxa"/>
            </w:tcMar>
            <w:vAlign w:val="center"/>
            <w:hideMark/>
          </w:tcPr>
          <w:p w14:paraId="31AAD0B8" w14:textId="77777777" w:rsidR="00055F34" w:rsidRDefault="00AC1C41" w:rsidP="00255FE0">
            <w:pPr>
              <w:rPr>
                <w:rFonts w:eastAsia="Times New Roman" w:cs="Times New Roman"/>
              </w:rPr>
            </w:pPr>
            <w:r>
              <w:rPr>
                <w:rFonts w:eastAsia="Times New Roman" w:cs="Times New Roman"/>
              </w:rPr>
              <w:t xml:space="preserve">10.4 </w:t>
            </w:r>
          </w:p>
        </w:tc>
        <w:tc>
          <w:tcPr>
            <w:tcW w:w="0" w:type="auto"/>
            <w:tcMar>
              <w:top w:w="120" w:type="dxa"/>
              <w:left w:w="120" w:type="dxa"/>
              <w:bottom w:w="120" w:type="dxa"/>
              <w:right w:w="120" w:type="dxa"/>
            </w:tcMar>
            <w:vAlign w:val="center"/>
            <w:hideMark/>
          </w:tcPr>
          <w:p w14:paraId="0115FDF6" w14:textId="77777777" w:rsidR="00055F34" w:rsidRDefault="00AC1C41" w:rsidP="00255FE0">
            <w:pPr>
              <w:rPr>
                <w:rFonts w:eastAsia="Times New Roman" w:cs="Times New Roman"/>
              </w:rPr>
            </w:pPr>
            <w:r>
              <w:rPr>
                <w:rFonts w:eastAsia="Times New Roman" w:cs="Times New Roman"/>
              </w:rPr>
              <w:t xml:space="preserve">5.6 </w:t>
            </w:r>
          </w:p>
        </w:tc>
        <w:tc>
          <w:tcPr>
            <w:tcW w:w="0" w:type="auto"/>
            <w:tcMar>
              <w:top w:w="120" w:type="dxa"/>
              <w:left w:w="120" w:type="dxa"/>
              <w:bottom w:w="120" w:type="dxa"/>
              <w:right w:w="120" w:type="dxa"/>
            </w:tcMar>
            <w:vAlign w:val="center"/>
            <w:hideMark/>
          </w:tcPr>
          <w:p w14:paraId="43BC750C" w14:textId="77777777" w:rsidR="00055F34" w:rsidRDefault="00AC1C41" w:rsidP="00255FE0">
            <w:pPr>
              <w:rPr>
                <w:rFonts w:eastAsia="Times New Roman" w:cs="Times New Roman"/>
              </w:rPr>
            </w:pPr>
            <w:r>
              <w:rPr>
                <w:rFonts w:eastAsia="Times New Roman" w:cs="Times New Roman"/>
              </w:rPr>
              <w:t xml:space="preserve">842.0 </w:t>
            </w:r>
          </w:p>
        </w:tc>
        <w:tc>
          <w:tcPr>
            <w:tcW w:w="0" w:type="auto"/>
            <w:tcMar>
              <w:top w:w="120" w:type="dxa"/>
              <w:left w:w="120" w:type="dxa"/>
              <w:bottom w:w="120" w:type="dxa"/>
              <w:right w:w="120" w:type="dxa"/>
            </w:tcMar>
            <w:vAlign w:val="center"/>
            <w:hideMark/>
          </w:tcPr>
          <w:p w14:paraId="2FE32D6B"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95241EE" w14:textId="77777777" w:rsidR="00055F34" w:rsidRDefault="00AC1C41" w:rsidP="00255FE0">
            <w:pPr>
              <w:rPr>
                <w:rFonts w:eastAsia="Times New Roman" w:cs="Times New Roman"/>
              </w:rPr>
            </w:pPr>
            <w:r>
              <w:rPr>
                <w:rFonts w:eastAsia="Times New Roman" w:cs="Times New Roman"/>
              </w:rPr>
              <w:t xml:space="preserve">0.23 </w:t>
            </w:r>
          </w:p>
        </w:tc>
        <w:tc>
          <w:tcPr>
            <w:tcW w:w="0" w:type="auto"/>
            <w:tcMar>
              <w:top w:w="120" w:type="dxa"/>
              <w:left w:w="120" w:type="dxa"/>
              <w:bottom w:w="120" w:type="dxa"/>
              <w:right w:w="120" w:type="dxa"/>
            </w:tcMar>
            <w:vAlign w:val="center"/>
            <w:hideMark/>
          </w:tcPr>
          <w:p w14:paraId="23B81C0F" w14:textId="77777777" w:rsidR="00055F34" w:rsidRDefault="00AC1C41" w:rsidP="00255FE0">
            <w:pPr>
              <w:rPr>
                <w:rFonts w:eastAsia="Times New Roman" w:cs="Times New Roman"/>
              </w:rPr>
            </w:pPr>
            <w:r>
              <w:rPr>
                <w:rFonts w:eastAsia="Times New Roman" w:cs="Times New Roman"/>
              </w:rPr>
              <w:t xml:space="preserve">7.5 </w:t>
            </w:r>
          </w:p>
        </w:tc>
        <w:tc>
          <w:tcPr>
            <w:tcW w:w="0" w:type="auto"/>
            <w:tcMar>
              <w:top w:w="120" w:type="dxa"/>
              <w:left w:w="120" w:type="dxa"/>
              <w:bottom w:w="120" w:type="dxa"/>
              <w:right w:w="120" w:type="dxa"/>
            </w:tcMar>
            <w:vAlign w:val="center"/>
            <w:hideMark/>
          </w:tcPr>
          <w:p w14:paraId="691921B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42E96FD"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A631BEA"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47B39FCA" w14:textId="77777777">
        <w:trPr>
          <w:tblCellSpacing w:w="15" w:type="dxa"/>
        </w:trPr>
        <w:tc>
          <w:tcPr>
            <w:tcW w:w="0" w:type="auto"/>
            <w:tcMar>
              <w:top w:w="120" w:type="dxa"/>
              <w:left w:w="120" w:type="dxa"/>
              <w:bottom w:w="120" w:type="dxa"/>
              <w:right w:w="120" w:type="dxa"/>
            </w:tcMar>
            <w:vAlign w:val="center"/>
            <w:hideMark/>
          </w:tcPr>
          <w:p w14:paraId="0AA709D8"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314DF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F88631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E4ED80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1C165FF"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372B3FD" w14:textId="77777777" w:rsidR="00055F34" w:rsidRDefault="00AC1C41" w:rsidP="00255FE0">
            <w:pPr>
              <w:rPr>
                <w:rFonts w:eastAsia="Times New Roman" w:cs="Times New Roman"/>
              </w:rPr>
            </w:pPr>
            <w:r>
              <w:rPr>
                <w:rFonts w:eastAsia="Times New Roman" w:cs="Times New Roman"/>
              </w:rPr>
              <w:t xml:space="preserve">0.62 </w:t>
            </w:r>
          </w:p>
        </w:tc>
        <w:tc>
          <w:tcPr>
            <w:tcW w:w="0" w:type="auto"/>
            <w:tcMar>
              <w:top w:w="120" w:type="dxa"/>
              <w:left w:w="120" w:type="dxa"/>
              <w:bottom w:w="120" w:type="dxa"/>
              <w:right w:w="120" w:type="dxa"/>
            </w:tcMar>
            <w:vAlign w:val="center"/>
            <w:hideMark/>
          </w:tcPr>
          <w:p w14:paraId="426FCE45"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56491358" w14:textId="77777777" w:rsidR="00055F34" w:rsidRDefault="00AC1C41" w:rsidP="00255FE0">
            <w:pPr>
              <w:rPr>
                <w:rFonts w:eastAsia="Times New Roman" w:cs="Times New Roman"/>
              </w:rPr>
            </w:pPr>
            <w:r>
              <w:rPr>
                <w:rFonts w:eastAsia="Times New Roman" w:cs="Times New Roman"/>
              </w:rPr>
              <w:t xml:space="preserve">1.7 </w:t>
            </w:r>
          </w:p>
        </w:tc>
        <w:tc>
          <w:tcPr>
            <w:tcW w:w="0" w:type="auto"/>
            <w:tcMar>
              <w:top w:w="120" w:type="dxa"/>
              <w:left w:w="120" w:type="dxa"/>
              <w:bottom w:w="120" w:type="dxa"/>
              <w:right w:w="120" w:type="dxa"/>
            </w:tcMar>
            <w:vAlign w:val="center"/>
            <w:hideMark/>
          </w:tcPr>
          <w:p w14:paraId="4C77EE7C" w14:textId="77777777" w:rsidR="00055F34" w:rsidRDefault="00AC1C41" w:rsidP="00255FE0">
            <w:pPr>
              <w:rPr>
                <w:rFonts w:eastAsia="Times New Roman" w:cs="Times New Roman"/>
              </w:rPr>
            </w:pPr>
            <w:r>
              <w:rPr>
                <w:rFonts w:eastAsia="Times New Roman" w:cs="Times New Roman"/>
              </w:rPr>
              <w:t xml:space="preserve">25 </w:t>
            </w:r>
          </w:p>
        </w:tc>
        <w:tc>
          <w:tcPr>
            <w:tcW w:w="0" w:type="auto"/>
            <w:tcMar>
              <w:top w:w="120" w:type="dxa"/>
              <w:left w:w="120" w:type="dxa"/>
              <w:bottom w:w="120" w:type="dxa"/>
              <w:right w:w="120" w:type="dxa"/>
            </w:tcMar>
            <w:vAlign w:val="center"/>
            <w:hideMark/>
          </w:tcPr>
          <w:p w14:paraId="3004EAE2" w14:textId="77777777" w:rsidR="00055F34" w:rsidRDefault="00AC1C41" w:rsidP="00255FE0">
            <w:pPr>
              <w:rPr>
                <w:rFonts w:eastAsia="Times New Roman" w:cs="Times New Roman"/>
              </w:rPr>
            </w:pPr>
            <w:r>
              <w:rPr>
                <w:rFonts w:eastAsia="Times New Roman" w:cs="Times New Roman"/>
              </w:rPr>
              <w:t xml:space="preserve">0.80 </w:t>
            </w:r>
          </w:p>
        </w:tc>
      </w:tr>
      <w:tr w:rsidR="00055F34" w14:paraId="667B8145" w14:textId="77777777">
        <w:trPr>
          <w:tblCellSpacing w:w="15" w:type="dxa"/>
        </w:trPr>
        <w:tc>
          <w:tcPr>
            <w:tcW w:w="0" w:type="auto"/>
            <w:tcMar>
              <w:top w:w="120" w:type="dxa"/>
              <w:left w:w="120" w:type="dxa"/>
              <w:bottom w:w="120" w:type="dxa"/>
              <w:right w:w="120" w:type="dxa"/>
            </w:tcMar>
            <w:vAlign w:val="center"/>
            <w:hideMark/>
          </w:tcPr>
          <w:p w14:paraId="5105F15B" w14:textId="77777777" w:rsidR="00055F34" w:rsidRDefault="00AC1C41" w:rsidP="00255FE0">
            <w:pPr>
              <w:rPr>
                <w:rFonts w:eastAsia="Times New Roman" w:cs="Times New Roman"/>
              </w:rPr>
            </w:pPr>
            <w:r>
              <w:rPr>
                <w:rFonts w:eastAsia="Times New Roman" w:cs="Times New Roman"/>
              </w:rPr>
              <w:t xml:space="preserve">GTH 96 </w:t>
            </w:r>
          </w:p>
        </w:tc>
        <w:tc>
          <w:tcPr>
            <w:tcW w:w="0" w:type="auto"/>
            <w:tcMar>
              <w:top w:w="120" w:type="dxa"/>
              <w:left w:w="120" w:type="dxa"/>
              <w:bottom w:w="120" w:type="dxa"/>
              <w:right w:w="120" w:type="dxa"/>
            </w:tcMar>
            <w:vAlign w:val="center"/>
            <w:hideMark/>
          </w:tcPr>
          <w:p w14:paraId="6C091C41" w14:textId="77777777" w:rsidR="00055F34" w:rsidRDefault="00AC1C41" w:rsidP="00255FE0">
            <w:pPr>
              <w:rPr>
                <w:rFonts w:eastAsia="Times New Roman" w:cs="Times New Roman"/>
              </w:rPr>
            </w:pPr>
            <w:r>
              <w:rPr>
                <w:rFonts w:eastAsia="Times New Roman" w:cs="Times New Roman"/>
              </w:rPr>
              <w:t xml:space="preserve">9.2 </w:t>
            </w:r>
          </w:p>
        </w:tc>
        <w:tc>
          <w:tcPr>
            <w:tcW w:w="0" w:type="auto"/>
            <w:tcMar>
              <w:top w:w="120" w:type="dxa"/>
              <w:left w:w="120" w:type="dxa"/>
              <w:bottom w:w="120" w:type="dxa"/>
              <w:right w:w="120" w:type="dxa"/>
            </w:tcMar>
            <w:vAlign w:val="center"/>
            <w:hideMark/>
          </w:tcPr>
          <w:p w14:paraId="348DCE8B" w14:textId="77777777" w:rsidR="00055F34" w:rsidRDefault="00AC1C41" w:rsidP="00255FE0">
            <w:pPr>
              <w:rPr>
                <w:rFonts w:eastAsia="Times New Roman" w:cs="Times New Roman"/>
              </w:rPr>
            </w:pPr>
            <w:r>
              <w:rPr>
                <w:rFonts w:eastAsia="Times New Roman" w:cs="Times New Roman"/>
              </w:rPr>
              <w:t xml:space="preserve">8.2 </w:t>
            </w:r>
          </w:p>
        </w:tc>
        <w:tc>
          <w:tcPr>
            <w:tcW w:w="0" w:type="auto"/>
            <w:tcMar>
              <w:top w:w="120" w:type="dxa"/>
              <w:left w:w="120" w:type="dxa"/>
              <w:bottom w:w="120" w:type="dxa"/>
              <w:right w:w="120" w:type="dxa"/>
            </w:tcMar>
            <w:vAlign w:val="center"/>
            <w:hideMark/>
          </w:tcPr>
          <w:p w14:paraId="3F3977BF" w14:textId="77777777" w:rsidR="00055F34" w:rsidRDefault="00AC1C41" w:rsidP="00255FE0">
            <w:pPr>
              <w:rPr>
                <w:rFonts w:eastAsia="Times New Roman" w:cs="Times New Roman"/>
              </w:rPr>
            </w:pPr>
            <w:r>
              <w:rPr>
                <w:rFonts w:eastAsia="Times New Roman" w:cs="Times New Roman"/>
              </w:rPr>
              <w:t xml:space="preserve">504.8 </w:t>
            </w:r>
          </w:p>
        </w:tc>
        <w:tc>
          <w:tcPr>
            <w:tcW w:w="0" w:type="auto"/>
            <w:tcMar>
              <w:top w:w="120" w:type="dxa"/>
              <w:left w:w="120" w:type="dxa"/>
              <w:bottom w:w="120" w:type="dxa"/>
              <w:right w:w="120" w:type="dxa"/>
            </w:tcMar>
            <w:vAlign w:val="center"/>
            <w:hideMark/>
          </w:tcPr>
          <w:p w14:paraId="1AB3BEA5"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7CA574C3" w14:textId="77777777" w:rsidR="00055F34" w:rsidRDefault="00AC1C41" w:rsidP="00255FE0">
            <w:pPr>
              <w:rPr>
                <w:rFonts w:eastAsia="Times New Roman" w:cs="Times New Roman"/>
              </w:rPr>
            </w:pPr>
            <w:r>
              <w:rPr>
                <w:rFonts w:eastAsia="Times New Roman" w:cs="Times New Roman"/>
              </w:rPr>
              <w:t xml:space="preserve">0.21 </w:t>
            </w:r>
          </w:p>
        </w:tc>
        <w:tc>
          <w:tcPr>
            <w:tcW w:w="0" w:type="auto"/>
            <w:tcMar>
              <w:top w:w="120" w:type="dxa"/>
              <w:left w:w="120" w:type="dxa"/>
              <w:bottom w:w="120" w:type="dxa"/>
              <w:right w:w="120" w:type="dxa"/>
            </w:tcMar>
            <w:vAlign w:val="center"/>
            <w:hideMark/>
          </w:tcPr>
          <w:p w14:paraId="727D5F36"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4EBA9CEB"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822B86A"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17099A9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7B7C2493" w14:textId="77777777">
        <w:trPr>
          <w:tblCellSpacing w:w="15" w:type="dxa"/>
        </w:trPr>
        <w:tc>
          <w:tcPr>
            <w:tcW w:w="0" w:type="auto"/>
            <w:tcMar>
              <w:top w:w="120" w:type="dxa"/>
              <w:left w:w="120" w:type="dxa"/>
              <w:bottom w:w="120" w:type="dxa"/>
              <w:right w:w="120" w:type="dxa"/>
            </w:tcMar>
            <w:vAlign w:val="center"/>
            <w:hideMark/>
          </w:tcPr>
          <w:p w14:paraId="2B1B10A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85BAA2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F9C0DF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0D158A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A4221D6"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7618C031" w14:textId="77777777" w:rsidR="00055F34" w:rsidRDefault="00AC1C41" w:rsidP="00255FE0">
            <w:pPr>
              <w:rPr>
                <w:rFonts w:eastAsia="Times New Roman" w:cs="Times New Roman"/>
              </w:rPr>
            </w:pPr>
            <w:r>
              <w:rPr>
                <w:rFonts w:eastAsia="Times New Roman" w:cs="Times New Roman"/>
              </w:rPr>
              <w:t xml:space="preserve">0.85 </w:t>
            </w:r>
          </w:p>
        </w:tc>
        <w:tc>
          <w:tcPr>
            <w:tcW w:w="0" w:type="auto"/>
            <w:tcMar>
              <w:top w:w="120" w:type="dxa"/>
              <w:left w:w="120" w:type="dxa"/>
              <w:bottom w:w="120" w:type="dxa"/>
              <w:right w:w="120" w:type="dxa"/>
            </w:tcMar>
            <w:vAlign w:val="center"/>
            <w:hideMark/>
          </w:tcPr>
          <w:p w14:paraId="2E921382"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350337DF" w14:textId="77777777" w:rsidR="00055F34" w:rsidRDefault="00AC1C41" w:rsidP="00255FE0">
            <w:pPr>
              <w:rPr>
                <w:rFonts w:eastAsia="Times New Roman" w:cs="Times New Roman"/>
              </w:rPr>
            </w:pPr>
            <w:r>
              <w:rPr>
                <w:rFonts w:eastAsia="Times New Roman" w:cs="Times New Roman"/>
              </w:rPr>
              <w:t xml:space="preserve">3.3 </w:t>
            </w:r>
          </w:p>
        </w:tc>
        <w:tc>
          <w:tcPr>
            <w:tcW w:w="0" w:type="auto"/>
            <w:tcMar>
              <w:top w:w="120" w:type="dxa"/>
              <w:left w:w="120" w:type="dxa"/>
              <w:bottom w:w="120" w:type="dxa"/>
              <w:right w:w="120" w:type="dxa"/>
            </w:tcMar>
            <w:vAlign w:val="center"/>
            <w:hideMark/>
          </w:tcPr>
          <w:p w14:paraId="57833117" w14:textId="77777777" w:rsidR="00055F34" w:rsidRDefault="00AC1C41" w:rsidP="00255FE0">
            <w:pPr>
              <w:rPr>
                <w:rFonts w:eastAsia="Times New Roman" w:cs="Times New Roman"/>
              </w:rPr>
            </w:pPr>
            <w:r>
              <w:rPr>
                <w:rFonts w:eastAsia="Times New Roman" w:cs="Times New Roman"/>
              </w:rPr>
              <w:t xml:space="preserve">46.7 </w:t>
            </w:r>
          </w:p>
        </w:tc>
        <w:tc>
          <w:tcPr>
            <w:tcW w:w="0" w:type="auto"/>
            <w:tcMar>
              <w:top w:w="120" w:type="dxa"/>
              <w:left w:w="120" w:type="dxa"/>
              <w:bottom w:w="120" w:type="dxa"/>
              <w:right w:w="120" w:type="dxa"/>
            </w:tcMar>
            <w:vAlign w:val="center"/>
            <w:hideMark/>
          </w:tcPr>
          <w:p w14:paraId="5EFF1958" w14:textId="77777777" w:rsidR="00055F34" w:rsidRDefault="00AC1C41" w:rsidP="00255FE0">
            <w:pPr>
              <w:rPr>
                <w:rFonts w:eastAsia="Times New Roman" w:cs="Times New Roman"/>
              </w:rPr>
            </w:pPr>
            <w:r>
              <w:rPr>
                <w:rFonts w:eastAsia="Times New Roman" w:cs="Times New Roman"/>
              </w:rPr>
              <w:t xml:space="preserve">2.1 </w:t>
            </w:r>
          </w:p>
        </w:tc>
      </w:tr>
    </w:tbl>
    <w:p w14:paraId="649412E9" w14:textId="77777777" w:rsidR="00055F34" w:rsidRDefault="00AC1C41" w:rsidP="00255FE0">
      <w:pPr>
        <w:pStyle w:val="NormalWeb"/>
        <w:spacing w:line="480" w:lineRule="auto"/>
        <w:ind w:firstLine="0"/>
      </w:pPr>
      <w:r>
        <w:t xml:space="preserve">Table 2. Description of lakes surveyed during 2007. </w:t>
      </w:r>
      <w:proofErr w:type="spellStart"/>
      <w:r>
        <w:t>Z</w:t>
      </w:r>
      <w:r>
        <w:rPr>
          <w:vertAlign w:val="subscript"/>
        </w:rPr>
        <w:t>max</w:t>
      </w:r>
      <w:proofErr w:type="spellEnd"/>
      <w:r>
        <w:t xml:space="preserve"> is the maximum depth of the lake (m), Area is the surface area of the lake (ha), WS Area is the area of the lake's watershed (ha), </w:t>
      </w:r>
      <w:proofErr w:type="spellStart"/>
      <w:r>
        <w:t>K</w:t>
      </w:r>
      <w:r>
        <w:rPr>
          <w:vertAlign w:val="subscript"/>
        </w:rPr>
        <w:t>d</w:t>
      </w:r>
      <w:proofErr w:type="spellEnd"/>
      <w:r>
        <w:t xml:space="preserve"> is the light attenuation coefficient (m</w:t>
      </w:r>
      <w:r>
        <w:rPr>
          <w:vertAlign w:val="superscript"/>
        </w:rPr>
        <w:t>-1</w:t>
      </w:r>
      <w:r>
        <w:t>), Thermocline Z is the depth of the thermocline (m), and DOC is the concentration of dissolved organic carbon (mg L</w:t>
      </w:r>
      <w:r>
        <w:rPr>
          <w:vertAlign w:val="superscript"/>
        </w:rPr>
        <w:t>-1</w:t>
      </w:r>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7"/>
        <w:gridCol w:w="620"/>
        <w:gridCol w:w="620"/>
        <w:gridCol w:w="842"/>
        <w:gridCol w:w="660"/>
        <w:gridCol w:w="1334"/>
        <w:gridCol w:w="947"/>
      </w:tblGrid>
      <w:tr w:rsidR="00055F34" w14:paraId="45557548" w14:textId="77777777">
        <w:trPr>
          <w:tblCellSpacing w:w="15" w:type="dxa"/>
        </w:trPr>
        <w:tc>
          <w:tcPr>
            <w:tcW w:w="0" w:type="auto"/>
            <w:vAlign w:val="center"/>
            <w:hideMark/>
          </w:tcPr>
          <w:p w14:paraId="1FA66A0F" w14:textId="77777777" w:rsidR="00055F34" w:rsidRDefault="00AC1C41" w:rsidP="00255FE0">
            <w:pPr>
              <w:rPr>
                <w:rFonts w:eastAsia="Times New Roman" w:cs="Times New Roman"/>
                <w:b/>
                <w:bCs/>
              </w:rPr>
            </w:pPr>
            <w:r>
              <w:rPr>
                <w:rFonts w:eastAsia="Times New Roman" w:cs="Times New Roman"/>
                <w:b/>
                <w:bCs/>
              </w:rPr>
              <w:t xml:space="preserve">Lake </w:t>
            </w:r>
          </w:p>
        </w:tc>
        <w:tc>
          <w:tcPr>
            <w:tcW w:w="0" w:type="auto"/>
            <w:vAlign w:val="center"/>
            <w:hideMark/>
          </w:tcPr>
          <w:p w14:paraId="4E3F8D20" w14:textId="77777777" w:rsidR="00055F34" w:rsidRDefault="00AC1C41" w:rsidP="00255FE0">
            <w:pPr>
              <w:rPr>
                <w:rFonts w:eastAsia="Times New Roman" w:cs="Times New Roman"/>
                <w:b/>
                <w:bCs/>
              </w:rPr>
            </w:pPr>
            <w:proofErr w:type="spellStart"/>
            <w:r>
              <w:rPr>
                <w:rFonts w:eastAsia="Times New Roman" w:cs="Times New Roman"/>
                <w:b/>
                <w:bCs/>
              </w:rPr>
              <w:t>Z</w:t>
            </w:r>
            <w:r>
              <w:rPr>
                <w:rFonts w:eastAsia="Times New Roman" w:cs="Times New Roman"/>
                <w:b/>
                <w:bCs/>
                <w:vertAlign w:val="subscript"/>
              </w:rPr>
              <w:t>max</w:t>
            </w:r>
            <w:proofErr w:type="spellEnd"/>
            <w:r>
              <w:rPr>
                <w:rFonts w:eastAsia="Times New Roman" w:cs="Times New Roman"/>
                <w:b/>
                <w:bCs/>
              </w:rPr>
              <w:t xml:space="preserve"> </w:t>
            </w:r>
          </w:p>
        </w:tc>
        <w:tc>
          <w:tcPr>
            <w:tcW w:w="0" w:type="auto"/>
            <w:vAlign w:val="center"/>
            <w:hideMark/>
          </w:tcPr>
          <w:p w14:paraId="7715EFFF" w14:textId="77777777" w:rsidR="00055F34" w:rsidRDefault="00AC1C41" w:rsidP="00255FE0">
            <w:pPr>
              <w:rPr>
                <w:rFonts w:eastAsia="Times New Roman" w:cs="Times New Roman"/>
                <w:b/>
                <w:bCs/>
              </w:rPr>
            </w:pPr>
            <w:r>
              <w:rPr>
                <w:rFonts w:eastAsia="Times New Roman" w:cs="Times New Roman"/>
                <w:b/>
                <w:bCs/>
              </w:rPr>
              <w:t xml:space="preserve">Area </w:t>
            </w:r>
          </w:p>
        </w:tc>
        <w:tc>
          <w:tcPr>
            <w:tcW w:w="0" w:type="auto"/>
            <w:vAlign w:val="center"/>
            <w:hideMark/>
          </w:tcPr>
          <w:p w14:paraId="1FA4EEA4" w14:textId="77777777" w:rsidR="00055F34" w:rsidRDefault="00AC1C41" w:rsidP="00255FE0">
            <w:pPr>
              <w:rPr>
                <w:rFonts w:eastAsia="Times New Roman" w:cs="Times New Roman"/>
                <w:b/>
                <w:bCs/>
              </w:rPr>
            </w:pPr>
            <w:r>
              <w:rPr>
                <w:rFonts w:eastAsia="Times New Roman" w:cs="Times New Roman"/>
                <w:b/>
                <w:bCs/>
              </w:rPr>
              <w:t xml:space="preserve">WS Area </w:t>
            </w:r>
          </w:p>
        </w:tc>
        <w:tc>
          <w:tcPr>
            <w:tcW w:w="0" w:type="auto"/>
            <w:vAlign w:val="center"/>
            <w:hideMark/>
          </w:tcPr>
          <w:p w14:paraId="1563DDBA" w14:textId="77777777" w:rsidR="00055F34" w:rsidRDefault="00AC1C41" w:rsidP="00255FE0">
            <w:pPr>
              <w:rPr>
                <w:rFonts w:eastAsia="Times New Roman" w:cs="Times New Roman"/>
                <w:b/>
                <w:bCs/>
              </w:rPr>
            </w:pPr>
            <w:proofErr w:type="spellStart"/>
            <w:r>
              <w:rPr>
                <w:rFonts w:eastAsia="Times New Roman" w:cs="Times New Roman"/>
                <w:b/>
                <w:bCs/>
              </w:rPr>
              <w:t>K</w:t>
            </w:r>
            <w:r>
              <w:rPr>
                <w:rFonts w:eastAsia="Times New Roman" w:cs="Times New Roman"/>
                <w:b/>
                <w:bCs/>
                <w:vertAlign w:val="subscript"/>
              </w:rPr>
              <w:t>d</w:t>
            </w:r>
            <w:proofErr w:type="spellEnd"/>
            <w:r>
              <w:rPr>
                <w:rFonts w:eastAsia="Times New Roman" w:cs="Times New Roman"/>
                <w:b/>
                <w:bCs/>
              </w:rPr>
              <w:t xml:space="preserve"> </w:t>
            </w:r>
          </w:p>
        </w:tc>
        <w:tc>
          <w:tcPr>
            <w:tcW w:w="0" w:type="auto"/>
            <w:vAlign w:val="center"/>
            <w:hideMark/>
          </w:tcPr>
          <w:p w14:paraId="333DDB5F" w14:textId="77777777" w:rsidR="00055F34" w:rsidRDefault="00AC1C41" w:rsidP="00255FE0">
            <w:pPr>
              <w:rPr>
                <w:rFonts w:eastAsia="Times New Roman" w:cs="Times New Roman"/>
                <w:b/>
                <w:bCs/>
              </w:rPr>
            </w:pPr>
            <w:r>
              <w:rPr>
                <w:rFonts w:eastAsia="Times New Roman" w:cs="Times New Roman"/>
                <w:b/>
                <w:bCs/>
              </w:rPr>
              <w:t xml:space="preserve">Thermocline Z </w:t>
            </w:r>
          </w:p>
        </w:tc>
        <w:tc>
          <w:tcPr>
            <w:tcW w:w="0" w:type="auto"/>
            <w:vAlign w:val="center"/>
            <w:hideMark/>
          </w:tcPr>
          <w:p w14:paraId="6715AB31" w14:textId="77777777" w:rsidR="00055F34" w:rsidRDefault="00AC1C41" w:rsidP="00255FE0">
            <w:pPr>
              <w:rPr>
                <w:rFonts w:eastAsia="Times New Roman" w:cs="Times New Roman"/>
                <w:b/>
                <w:bCs/>
              </w:rPr>
            </w:pPr>
            <w:r>
              <w:rPr>
                <w:rFonts w:eastAsia="Times New Roman" w:cs="Times New Roman"/>
                <w:b/>
                <w:bCs/>
              </w:rPr>
              <w:t xml:space="preserve">DOC </w:t>
            </w:r>
          </w:p>
        </w:tc>
      </w:tr>
      <w:tr w:rsidR="00055F34" w14:paraId="7246BE67" w14:textId="77777777">
        <w:trPr>
          <w:tblCellSpacing w:w="15" w:type="dxa"/>
        </w:trPr>
        <w:tc>
          <w:tcPr>
            <w:tcW w:w="0" w:type="auto"/>
            <w:tcMar>
              <w:top w:w="120" w:type="dxa"/>
              <w:left w:w="120" w:type="dxa"/>
              <w:bottom w:w="120" w:type="dxa"/>
              <w:right w:w="120" w:type="dxa"/>
            </w:tcMar>
            <w:vAlign w:val="center"/>
            <w:hideMark/>
          </w:tcPr>
          <w:p w14:paraId="7A81160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36362C"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4BC9221B"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ha</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E2E43C4"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ha</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4FEAADDD"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w:t>
            </w:r>
            <w:proofErr w:type="gramEnd"/>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791CD445"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620844DD"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mg</w:t>
            </w:r>
            <w:proofErr w:type="gramEnd"/>
            <w:r>
              <w:rPr>
                <w:rFonts w:eastAsia="Times New Roman" w:cs="Times New Roman"/>
              </w:rPr>
              <w:t xml:space="preserve"> L</w:t>
            </w:r>
            <w:r>
              <w:rPr>
                <w:rFonts w:eastAsia="Times New Roman" w:cs="Times New Roman"/>
                <w:vertAlign w:val="superscript"/>
              </w:rPr>
              <w:t>-1</w:t>
            </w:r>
            <w:r>
              <w:rPr>
                <w:rFonts w:eastAsia="Times New Roman" w:cs="Times New Roman"/>
              </w:rPr>
              <w:t xml:space="preserve">) </w:t>
            </w:r>
          </w:p>
        </w:tc>
      </w:tr>
      <w:tr w:rsidR="00055F34" w14:paraId="538C8B87" w14:textId="77777777">
        <w:trPr>
          <w:tblCellSpacing w:w="15" w:type="dxa"/>
        </w:trPr>
        <w:tc>
          <w:tcPr>
            <w:tcW w:w="0" w:type="auto"/>
            <w:tcMar>
              <w:top w:w="120" w:type="dxa"/>
              <w:left w:w="120" w:type="dxa"/>
              <w:bottom w:w="120" w:type="dxa"/>
              <w:right w:w="120" w:type="dxa"/>
            </w:tcMar>
            <w:vAlign w:val="center"/>
            <w:hideMark/>
          </w:tcPr>
          <w:p w14:paraId="1F0379BE" w14:textId="77777777" w:rsidR="00055F34" w:rsidRDefault="00AC1C41" w:rsidP="00255FE0">
            <w:pPr>
              <w:rPr>
                <w:rFonts w:eastAsia="Times New Roman" w:cs="Times New Roman"/>
              </w:rPr>
            </w:pPr>
            <w:r>
              <w:rPr>
                <w:rFonts w:eastAsia="Times New Roman" w:cs="Times New Roman"/>
              </w:rPr>
              <w:t xml:space="preserve">GTH 10 </w:t>
            </w:r>
          </w:p>
        </w:tc>
        <w:tc>
          <w:tcPr>
            <w:tcW w:w="0" w:type="auto"/>
            <w:tcMar>
              <w:top w:w="120" w:type="dxa"/>
              <w:left w:w="120" w:type="dxa"/>
              <w:bottom w:w="120" w:type="dxa"/>
              <w:right w:w="120" w:type="dxa"/>
            </w:tcMar>
            <w:vAlign w:val="center"/>
            <w:hideMark/>
          </w:tcPr>
          <w:p w14:paraId="63623F78" w14:textId="77777777" w:rsidR="00055F34" w:rsidRDefault="00AC1C41" w:rsidP="00255FE0">
            <w:pPr>
              <w:rPr>
                <w:rFonts w:eastAsia="Times New Roman" w:cs="Times New Roman"/>
              </w:rPr>
            </w:pPr>
            <w:r>
              <w:rPr>
                <w:rFonts w:eastAsia="Times New Roman" w:cs="Times New Roman"/>
              </w:rPr>
              <w:t xml:space="preserve">11.3 </w:t>
            </w:r>
          </w:p>
        </w:tc>
        <w:tc>
          <w:tcPr>
            <w:tcW w:w="0" w:type="auto"/>
            <w:tcMar>
              <w:top w:w="120" w:type="dxa"/>
              <w:left w:w="120" w:type="dxa"/>
              <w:bottom w:w="120" w:type="dxa"/>
              <w:right w:w="120" w:type="dxa"/>
            </w:tcMar>
            <w:vAlign w:val="center"/>
            <w:hideMark/>
          </w:tcPr>
          <w:p w14:paraId="4B29C971" w14:textId="77777777" w:rsidR="00055F34" w:rsidRDefault="00AC1C41" w:rsidP="00255FE0">
            <w:pPr>
              <w:rPr>
                <w:rFonts w:eastAsia="Times New Roman" w:cs="Times New Roman"/>
              </w:rPr>
            </w:pPr>
            <w:r>
              <w:rPr>
                <w:rFonts w:eastAsia="Times New Roman" w:cs="Times New Roman"/>
              </w:rPr>
              <w:t xml:space="preserve">0.1 </w:t>
            </w:r>
          </w:p>
        </w:tc>
        <w:tc>
          <w:tcPr>
            <w:tcW w:w="0" w:type="auto"/>
            <w:tcMar>
              <w:top w:w="120" w:type="dxa"/>
              <w:left w:w="120" w:type="dxa"/>
              <w:bottom w:w="120" w:type="dxa"/>
              <w:right w:w="120" w:type="dxa"/>
            </w:tcMar>
            <w:vAlign w:val="center"/>
            <w:hideMark/>
          </w:tcPr>
          <w:p w14:paraId="1D21CEA4" w14:textId="77777777" w:rsidR="00055F34" w:rsidRDefault="00AC1C41" w:rsidP="00255FE0">
            <w:pPr>
              <w:rPr>
                <w:rFonts w:eastAsia="Times New Roman" w:cs="Times New Roman"/>
              </w:rPr>
            </w:pPr>
            <w:r>
              <w:rPr>
                <w:rFonts w:eastAsia="Times New Roman" w:cs="Times New Roman"/>
              </w:rPr>
              <w:t xml:space="preserve">11.7 </w:t>
            </w:r>
          </w:p>
        </w:tc>
        <w:tc>
          <w:tcPr>
            <w:tcW w:w="0" w:type="auto"/>
            <w:tcMar>
              <w:top w:w="120" w:type="dxa"/>
              <w:left w:w="120" w:type="dxa"/>
              <w:bottom w:w="120" w:type="dxa"/>
              <w:right w:w="120" w:type="dxa"/>
            </w:tcMar>
            <w:vAlign w:val="center"/>
            <w:hideMark/>
          </w:tcPr>
          <w:p w14:paraId="35013435" w14:textId="77777777" w:rsidR="00055F34" w:rsidRDefault="00AC1C41" w:rsidP="00255FE0">
            <w:pPr>
              <w:rPr>
                <w:rFonts w:eastAsia="Times New Roman" w:cs="Times New Roman"/>
              </w:rPr>
            </w:pPr>
            <w:r>
              <w:rPr>
                <w:rFonts w:eastAsia="Times New Roman" w:cs="Times New Roman"/>
              </w:rPr>
              <w:t xml:space="preserve">0.37 </w:t>
            </w:r>
          </w:p>
        </w:tc>
        <w:tc>
          <w:tcPr>
            <w:tcW w:w="0" w:type="auto"/>
            <w:tcMar>
              <w:top w:w="120" w:type="dxa"/>
              <w:left w:w="120" w:type="dxa"/>
              <w:bottom w:w="120" w:type="dxa"/>
              <w:right w:w="120" w:type="dxa"/>
            </w:tcMar>
            <w:vAlign w:val="center"/>
            <w:hideMark/>
          </w:tcPr>
          <w:p w14:paraId="0A3CABCD"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54978314" w14:textId="77777777" w:rsidR="00055F34" w:rsidRDefault="00AC1C41" w:rsidP="00255FE0">
            <w:pPr>
              <w:rPr>
                <w:rFonts w:eastAsia="Times New Roman" w:cs="Times New Roman"/>
              </w:rPr>
            </w:pPr>
            <w:r>
              <w:rPr>
                <w:rFonts w:eastAsia="Times New Roman" w:cs="Times New Roman"/>
              </w:rPr>
              <w:t xml:space="preserve">4.5 </w:t>
            </w:r>
          </w:p>
        </w:tc>
      </w:tr>
      <w:tr w:rsidR="00055F34" w14:paraId="18694627" w14:textId="77777777">
        <w:trPr>
          <w:tblCellSpacing w:w="15" w:type="dxa"/>
        </w:trPr>
        <w:tc>
          <w:tcPr>
            <w:tcW w:w="0" w:type="auto"/>
            <w:tcMar>
              <w:top w:w="120" w:type="dxa"/>
              <w:left w:w="120" w:type="dxa"/>
              <w:bottom w:w="120" w:type="dxa"/>
              <w:right w:w="120" w:type="dxa"/>
            </w:tcMar>
            <w:vAlign w:val="center"/>
            <w:hideMark/>
          </w:tcPr>
          <w:p w14:paraId="51D19E25" w14:textId="77777777" w:rsidR="00055F34" w:rsidRDefault="00AC1C41" w:rsidP="00255FE0">
            <w:pPr>
              <w:rPr>
                <w:rFonts w:eastAsia="Times New Roman" w:cs="Times New Roman"/>
              </w:rPr>
            </w:pPr>
            <w:r>
              <w:rPr>
                <w:rFonts w:eastAsia="Times New Roman" w:cs="Times New Roman"/>
              </w:rPr>
              <w:t xml:space="preserve">GTH 13 </w:t>
            </w:r>
          </w:p>
        </w:tc>
        <w:tc>
          <w:tcPr>
            <w:tcW w:w="0" w:type="auto"/>
            <w:tcMar>
              <w:top w:w="120" w:type="dxa"/>
              <w:left w:w="120" w:type="dxa"/>
              <w:bottom w:w="120" w:type="dxa"/>
              <w:right w:w="120" w:type="dxa"/>
            </w:tcMar>
            <w:vAlign w:val="center"/>
            <w:hideMark/>
          </w:tcPr>
          <w:p w14:paraId="71ACE50E" w14:textId="77777777" w:rsidR="00055F34" w:rsidRDefault="00AC1C41" w:rsidP="00255FE0">
            <w:pPr>
              <w:rPr>
                <w:rFonts w:eastAsia="Times New Roman" w:cs="Times New Roman"/>
              </w:rPr>
            </w:pPr>
            <w:r>
              <w:rPr>
                <w:rFonts w:eastAsia="Times New Roman" w:cs="Times New Roman"/>
              </w:rPr>
              <w:t xml:space="preserve">11.3 </w:t>
            </w:r>
          </w:p>
        </w:tc>
        <w:tc>
          <w:tcPr>
            <w:tcW w:w="0" w:type="auto"/>
            <w:tcMar>
              <w:top w:w="120" w:type="dxa"/>
              <w:left w:w="120" w:type="dxa"/>
              <w:bottom w:w="120" w:type="dxa"/>
              <w:right w:w="120" w:type="dxa"/>
            </w:tcMar>
            <w:vAlign w:val="center"/>
            <w:hideMark/>
          </w:tcPr>
          <w:p w14:paraId="10DC2E58" w14:textId="77777777" w:rsidR="00055F34" w:rsidRDefault="00AC1C41" w:rsidP="00255FE0">
            <w:pPr>
              <w:rPr>
                <w:rFonts w:eastAsia="Times New Roman" w:cs="Times New Roman"/>
              </w:rPr>
            </w:pPr>
            <w:r>
              <w:rPr>
                <w:rFonts w:eastAsia="Times New Roman" w:cs="Times New Roman"/>
              </w:rPr>
              <w:t xml:space="preserve">19.8 </w:t>
            </w:r>
          </w:p>
        </w:tc>
        <w:tc>
          <w:tcPr>
            <w:tcW w:w="0" w:type="auto"/>
            <w:tcMar>
              <w:top w:w="120" w:type="dxa"/>
              <w:left w:w="120" w:type="dxa"/>
              <w:bottom w:w="120" w:type="dxa"/>
              <w:right w:w="120" w:type="dxa"/>
            </w:tcMar>
            <w:vAlign w:val="center"/>
            <w:hideMark/>
          </w:tcPr>
          <w:p w14:paraId="69EA9AF1" w14:textId="77777777" w:rsidR="00055F34" w:rsidRDefault="00AC1C41" w:rsidP="00255FE0">
            <w:pPr>
              <w:rPr>
                <w:rFonts w:eastAsia="Times New Roman" w:cs="Times New Roman"/>
              </w:rPr>
            </w:pPr>
            <w:r>
              <w:rPr>
                <w:rFonts w:eastAsia="Times New Roman" w:cs="Times New Roman"/>
              </w:rPr>
              <w:t xml:space="preserve">112.8 </w:t>
            </w:r>
          </w:p>
        </w:tc>
        <w:tc>
          <w:tcPr>
            <w:tcW w:w="0" w:type="auto"/>
            <w:tcMar>
              <w:top w:w="120" w:type="dxa"/>
              <w:left w:w="120" w:type="dxa"/>
              <w:bottom w:w="120" w:type="dxa"/>
              <w:right w:w="120" w:type="dxa"/>
            </w:tcMar>
            <w:vAlign w:val="center"/>
            <w:hideMark/>
          </w:tcPr>
          <w:p w14:paraId="6846F97F" w14:textId="77777777" w:rsidR="00055F34" w:rsidRDefault="00AC1C41" w:rsidP="00255FE0">
            <w:pPr>
              <w:rPr>
                <w:rFonts w:eastAsia="Times New Roman" w:cs="Times New Roman"/>
              </w:rPr>
            </w:pPr>
            <w:r>
              <w:rPr>
                <w:rFonts w:eastAsia="Times New Roman" w:cs="Times New Roman"/>
              </w:rPr>
              <w:t xml:space="preserve">0.49 </w:t>
            </w:r>
          </w:p>
        </w:tc>
        <w:tc>
          <w:tcPr>
            <w:tcW w:w="0" w:type="auto"/>
            <w:tcMar>
              <w:top w:w="120" w:type="dxa"/>
              <w:left w:w="120" w:type="dxa"/>
              <w:bottom w:w="120" w:type="dxa"/>
              <w:right w:w="120" w:type="dxa"/>
            </w:tcMar>
            <w:vAlign w:val="center"/>
            <w:hideMark/>
          </w:tcPr>
          <w:p w14:paraId="05DE7733"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428F8EE2" w14:textId="77777777" w:rsidR="00055F34" w:rsidRDefault="00AC1C41" w:rsidP="00255FE0">
            <w:pPr>
              <w:rPr>
                <w:rFonts w:eastAsia="Times New Roman" w:cs="Times New Roman"/>
              </w:rPr>
            </w:pPr>
            <w:r>
              <w:rPr>
                <w:rFonts w:eastAsia="Times New Roman" w:cs="Times New Roman"/>
              </w:rPr>
              <w:t xml:space="preserve">5.5 </w:t>
            </w:r>
          </w:p>
        </w:tc>
      </w:tr>
      <w:tr w:rsidR="00055F34" w14:paraId="0413C605" w14:textId="77777777">
        <w:trPr>
          <w:tblCellSpacing w:w="15" w:type="dxa"/>
        </w:trPr>
        <w:tc>
          <w:tcPr>
            <w:tcW w:w="0" w:type="auto"/>
            <w:tcMar>
              <w:top w:w="120" w:type="dxa"/>
              <w:left w:w="120" w:type="dxa"/>
              <w:bottom w:w="120" w:type="dxa"/>
              <w:right w:w="120" w:type="dxa"/>
            </w:tcMar>
            <w:vAlign w:val="center"/>
            <w:hideMark/>
          </w:tcPr>
          <w:p w14:paraId="19B4F5AD" w14:textId="77777777" w:rsidR="00055F34" w:rsidRDefault="00AC1C41" w:rsidP="00255FE0">
            <w:pPr>
              <w:rPr>
                <w:rFonts w:eastAsia="Times New Roman" w:cs="Times New Roman"/>
              </w:rPr>
            </w:pPr>
            <w:r>
              <w:rPr>
                <w:rFonts w:eastAsia="Times New Roman" w:cs="Times New Roman"/>
              </w:rPr>
              <w:t xml:space="preserve">GTH 16 </w:t>
            </w:r>
          </w:p>
        </w:tc>
        <w:tc>
          <w:tcPr>
            <w:tcW w:w="0" w:type="auto"/>
            <w:tcMar>
              <w:top w:w="120" w:type="dxa"/>
              <w:left w:w="120" w:type="dxa"/>
              <w:bottom w:w="120" w:type="dxa"/>
              <w:right w:w="120" w:type="dxa"/>
            </w:tcMar>
            <w:vAlign w:val="center"/>
            <w:hideMark/>
          </w:tcPr>
          <w:p w14:paraId="4E41A778" w14:textId="77777777" w:rsidR="00055F34" w:rsidRDefault="00AC1C41" w:rsidP="00255FE0">
            <w:pPr>
              <w:rPr>
                <w:rFonts w:eastAsia="Times New Roman" w:cs="Times New Roman"/>
              </w:rPr>
            </w:pPr>
            <w:r>
              <w:rPr>
                <w:rFonts w:eastAsia="Times New Roman" w:cs="Times New Roman"/>
              </w:rPr>
              <w:t xml:space="preserve">9.8 </w:t>
            </w:r>
          </w:p>
        </w:tc>
        <w:tc>
          <w:tcPr>
            <w:tcW w:w="0" w:type="auto"/>
            <w:tcMar>
              <w:top w:w="120" w:type="dxa"/>
              <w:left w:w="120" w:type="dxa"/>
              <w:bottom w:w="120" w:type="dxa"/>
              <w:right w:w="120" w:type="dxa"/>
            </w:tcMar>
            <w:vAlign w:val="center"/>
            <w:hideMark/>
          </w:tcPr>
          <w:p w14:paraId="47C27438" w14:textId="77777777" w:rsidR="00055F34" w:rsidRDefault="00AC1C41" w:rsidP="00255FE0">
            <w:pPr>
              <w:rPr>
                <w:rFonts w:eastAsia="Times New Roman" w:cs="Times New Roman"/>
              </w:rPr>
            </w:pPr>
            <w:r>
              <w:rPr>
                <w:rFonts w:eastAsia="Times New Roman" w:cs="Times New Roman"/>
              </w:rPr>
              <w:t xml:space="preserve">6.7 </w:t>
            </w:r>
          </w:p>
        </w:tc>
        <w:tc>
          <w:tcPr>
            <w:tcW w:w="0" w:type="auto"/>
            <w:tcMar>
              <w:top w:w="120" w:type="dxa"/>
              <w:left w:w="120" w:type="dxa"/>
              <w:bottom w:w="120" w:type="dxa"/>
              <w:right w:w="120" w:type="dxa"/>
            </w:tcMar>
            <w:vAlign w:val="center"/>
            <w:hideMark/>
          </w:tcPr>
          <w:p w14:paraId="09F16914" w14:textId="77777777" w:rsidR="00055F34" w:rsidRDefault="00AC1C41" w:rsidP="00255FE0">
            <w:pPr>
              <w:rPr>
                <w:rFonts w:eastAsia="Times New Roman" w:cs="Times New Roman"/>
              </w:rPr>
            </w:pPr>
            <w:r>
              <w:rPr>
                <w:rFonts w:eastAsia="Times New Roman" w:cs="Times New Roman"/>
              </w:rPr>
              <w:t xml:space="preserve">82.4 </w:t>
            </w:r>
          </w:p>
        </w:tc>
        <w:tc>
          <w:tcPr>
            <w:tcW w:w="0" w:type="auto"/>
            <w:tcMar>
              <w:top w:w="120" w:type="dxa"/>
              <w:left w:w="120" w:type="dxa"/>
              <w:bottom w:w="120" w:type="dxa"/>
              <w:right w:w="120" w:type="dxa"/>
            </w:tcMar>
            <w:vAlign w:val="center"/>
            <w:hideMark/>
          </w:tcPr>
          <w:p w14:paraId="0D58EADA" w14:textId="77777777" w:rsidR="00055F34" w:rsidRDefault="00AC1C41" w:rsidP="00255FE0">
            <w:pPr>
              <w:rPr>
                <w:rFonts w:eastAsia="Times New Roman" w:cs="Times New Roman"/>
              </w:rPr>
            </w:pPr>
            <w:r>
              <w:rPr>
                <w:rFonts w:eastAsia="Times New Roman" w:cs="Times New Roman"/>
              </w:rPr>
              <w:t xml:space="preserve">0.39 </w:t>
            </w:r>
          </w:p>
        </w:tc>
        <w:tc>
          <w:tcPr>
            <w:tcW w:w="0" w:type="auto"/>
            <w:tcMar>
              <w:top w:w="120" w:type="dxa"/>
              <w:left w:w="120" w:type="dxa"/>
              <w:bottom w:w="120" w:type="dxa"/>
              <w:right w:w="120" w:type="dxa"/>
            </w:tcMar>
            <w:vAlign w:val="center"/>
            <w:hideMark/>
          </w:tcPr>
          <w:p w14:paraId="273664B8"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6CC2B12C" w14:textId="77777777" w:rsidR="00055F34" w:rsidRDefault="00AC1C41" w:rsidP="00255FE0">
            <w:pPr>
              <w:rPr>
                <w:rFonts w:eastAsia="Times New Roman" w:cs="Times New Roman"/>
              </w:rPr>
            </w:pPr>
            <w:r>
              <w:rPr>
                <w:rFonts w:eastAsia="Times New Roman" w:cs="Times New Roman"/>
              </w:rPr>
              <w:t xml:space="preserve">4.7 </w:t>
            </w:r>
          </w:p>
        </w:tc>
      </w:tr>
      <w:tr w:rsidR="00055F34" w14:paraId="00598003" w14:textId="77777777">
        <w:trPr>
          <w:tblCellSpacing w:w="15" w:type="dxa"/>
        </w:trPr>
        <w:tc>
          <w:tcPr>
            <w:tcW w:w="0" w:type="auto"/>
            <w:tcMar>
              <w:top w:w="120" w:type="dxa"/>
              <w:left w:w="120" w:type="dxa"/>
              <w:bottom w:w="120" w:type="dxa"/>
              <w:right w:w="120" w:type="dxa"/>
            </w:tcMar>
            <w:vAlign w:val="center"/>
            <w:hideMark/>
          </w:tcPr>
          <w:p w14:paraId="05A069FD" w14:textId="77777777" w:rsidR="00055F34" w:rsidRDefault="00AC1C41" w:rsidP="00255FE0">
            <w:pPr>
              <w:rPr>
                <w:rFonts w:eastAsia="Times New Roman" w:cs="Times New Roman"/>
              </w:rPr>
            </w:pPr>
            <w:r>
              <w:rPr>
                <w:rFonts w:eastAsia="Times New Roman" w:cs="Times New Roman"/>
              </w:rPr>
              <w:t xml:space="preserve">GTH 18 </w:t>
            </w:r>
          </w:p>
        </w:tc>
        <w:tc>
          <w:tcPr>
            <w:tcW w:w="0" w:type="auto"/>
            <w:tcMar>
              <w:top w:w="120" w:type="dxa"/>
              <w:left w:w="120" w:type="dxa"/>
              <w:bottom w:w="120" w:type="dxa"/>
              <w:right w:w="120" w:type="dxa"/>
            </w:tcMar>
            <w:vAlign w:val="center"/>
            <w:hideMark/>
          </w:tcPr>
          <w:p w14:paraId="760EBCEA" w14:textId="77777777" w:rsidR="00055F34" w:rsidRDefault="00AC1C41" w:rsidP="00255FE0">
            <w:pPr>
              <w:rPr>
                <w:rFonts w:eastAsia="Times New Roman" w:cs="Times New Roman"/>
              </w:rPr>
            </w:pPr>
            <w:r>
              <w:rPr>
                <w:rFonts w:eastAsia="Times New Roman" w:cs="Times New Roman"/>
              </w:rPr>
              <w:t xml:space="preserve">15.2 </w:t>
            </w:r>
          </w:p>
        </w:tc>
        <w:tc>
          <w:tcPr>
            <w:tcW w:w="0" w:type="auto"/>
            <w:tcMar>
              <w:top w:w="120" w:type="dxa"/>
              <w:left w:w="120" w:type="dxa"/>
              <w:bottom w:w="120" w:type="dxa"/>
              <w:right w:w="120" w:type="dxa"/>
            </w:tcMar>
            <w:vAlign w:val="center"/>
            <w:hideMark/>
          </w:tcPr>
          <w:p w14:paraId="2E724B14" w14:textId="77777777" w:rsidR="00055F34" w:rsidRDefault="00AC1C41" w:rsidP="00255FE0">
            <w:pPr>
              <w:rPr>
                <w:rFonts w:eastAsia="Times New Roman" w:cs="Times New Roman"/>
              </w:rPr>
            </w:pPr>
            <w:r>
              <w:rPr>
                <w:rFonts w:eastAsia="Times New Roman" w:cs="Times New Roman"/>
              </w:rPr>
              <w:t xml:space="preserve">13.6 </w:t>
            </w:r>
          </w:p>
        </w:tc>
        <w:tc>
          <w:tcPr>
            <w:tcW w:w="0" w:type="auto"/>
            <w:tcMar>
              <w:top w:w="120" w:type="dxa"/>
              <w:left w:w="120" w:type="dxa"/>
              <w:bottom w:w="120" w:type="dxa"/>
              <w:right w:w="120" w:type="dxa"/>
            </w:tcMar>
            <w:vAlign w:val="center"/>
            <w:hideMark/>
          </w:tcPr>
          <w:p w14:paraId="71B711A8" w14:textId="77777777" w:rsidR="00055F34" w:rsidRDefault="00AC1C41" w:rsidP="00255FE0">
            <w:pPr>
              <w:rPr>
                <w:rFonts w:eastAsia="Times New Roman" w:cs="Times New Roman"/>
              </w:rPr>
            </w:pPr>
            <w:r>
              <w:rPr>
                <w:rFonts w:eastAsia="Times New Roman" w:cs="Times New Roman"/>
              </w:rPr>
              <w:t xml:space="preserve">495.7 </w:t>
            </w:r>
          </w:p>
        </w:tc>
        <w:tc>
          <w:tcPr>
            <w:tcW w:w="0" w:type="auto"/>
            <w:tcMar>
              <w:top w:w="120" w:type="dxa"/>
              <w:left w:w="120" w:type="dxa"/>
              <w:bottom w:w="120" w:type="dxa"/>
              <w:right w:w="120" w:type="dxa"/>
            </w:tcMar>
            <w:vAlign w:val="center"/>
            <w:hideMark/>
          </w:tcPr>
          <w:p w14:paraId="172D609B" w14:textId="77777777" w:rsidR="00055F34" w:rsidRDefault="00AC1C41" w:rsidP="00255FE0">
            <w:pPr>
              <w:rPr>
                <w:rFonts w:eastAsia="Times New Roman" w:cs="Times New Roman"/>
              </w:rPr>
            </w:pPr>
            <w:r>
              <w:rPr>
                <w:rFonts w:eastAsia="Times New Roman" w:cs="Times New Roman"/>
              </w:rPr>
              <w:t xml:space="preserve">0.41 </w:t>
            </w:r>
          </w:p>
        </w:tc>
        <w:tc>
          <w:tcPr>
            <w:tcW w:w="0" w:type="auto"/>
            <w:tcMar>
              <w:top w:w="120" w:type="dxa"/>
              <w:left w:w="120" w:type="dxa"/>
              <w:bottom w:w="120" w:type="dxa"/>
              <w:right w:w="120" w:type="dxa"/>
            </w:tcMar>
            <w:vAlign w:val="center"/>
            <w:hideMark/>
          </w:tcPr>
          <w:p w14:paraId="42DFD67A" w14:textId="77777777" w:rsidR="00055F34" w:rsidRDefault="00AC1C41" w:rsidP="00255FE0">
            <w:pPr>
              <w:rPr>
                <w:rFonts w:eastAsia="Times New Roman" w:cs="Times New Roman"/>
              </w:rPr>
            </w:pPr>
            <w:r>
              <w:rPr>
                <w:rFonts w:eastAsia="Times New Roman" w:cs="Times New Roman"/>
              </w:rPr>
              <w:t xml:space="preserve">6.5 </w:t>
            </w:r>
          </w:p>
        </w:tc>
        <w:tc>
          <w:tcPr>
            <w:tcW w:w="0" w:type="auto"/>
            <w:tcMar>
              <w:top w:w="120" w:type="dxa"/>
              <w:left w:w="120" w:type="dxa"/>
              <w:bottom w:w="120" w:type="dxa"/>
              <w:right w:w="120" w:type="dxa"/>
            </w:tcMar>
            <w:vAlign w:val="center"/>
            <w:hideMark/>
          </w:tcPr>
          <w:p w14:paraId="2033DAB1" w14:textId="77777777" w:rsidR="00055F34" w:rsidRDefault="00AC1C41" w:rsidP="00255FE0">
            <w:pPr>
              <w:rPr>
                <w:rFonts w:eastAsia="Times New Roman" w:cs="Times New Roman"/>
              </w:rPr>
            </w:pPr>
            <w:r>
              <w:rPr>
                <w:rFonts w:eastAsia="Times New Roman" w:cs="Times New Roman"/>
              </w:rPr>
              <w:t xml:space="preserve">4.2 </w:t>
            </w:r>
          </w:p>
        </w:tc>
      </w:tr>
      <w:tr w:rsidR="00055F34" w14:paraId="7E6631B4" w14:textId="77777777">
        <w:trPr>
          <w:tblCellSpacing w:w="15" w:type="dxa"/>
        </w:trPr>
        <w:tc>
          <w:tcPr>
            <w:tcW w:w="0" w:type="auto"/>
            <w:tcMar>
              <w:top w:w="120" w:type="dxa"/>
              <w:left w:w="120" w:type="dxa"/>
              <w:bottom w:w="120" w:type="dxa"/>
              <w:right w:w="120" w:type="dxa"/>
            </w:tcMar>
            <w:vAlign w:val="center"/>
            <w:hideMark/>
          </w:tcPr>
          <w:p w14:paraId="0490A00D" w14:textId="77777777" w:rsidR="00055F34" w:rsidRDefault="00AC1C41" w:rsidP="00255FE0">
            <w:pPr>
              <w:rPr>
                <w:rFonts w:eastAsia="Times New Roman" w:cs="Times New Roman"/>
              </w:rPr>
            </w:pPr>
            <w:r>
              <w:rPr>
                <w:rFonts w:eastAsia="Times New Roman" w:cs="Times New Roman"/>
              </w:rPr>
              <w:t xml:space="preserve">GTH 19 </w:t>
            </w:r>
          </w:p>
        </w:tc>
        <w:tc>
          <w:tcPr>
            <w:tcW w:w="0" w:type="auto"/>
            <w:tcMar>
              <w:top w:w="120" w:type="dxa"/>
              <w:left w:w="120" w:type="dxa"/>
              <w:bottom w:w="120" w:type="dxa"/>
              <w:right w:w="120" w:type="dxa"/>
            </w:tcMar>
            <w:vAlign w:val="center"/>
            <w:hideMark/>
          </w:tcPr>
          <w:p w14:paraId="3B58C59A" w14:textId="77777777" w:rsidR="00055F34" w:rsidRDefault="00AC1C41" w:rsidP="00255FE0">
            <w:pPr>
              <w:rPr>
                <w:rFonts w:eastAsia="Times New Roman" w:cs="Times New Roman"/>
              </w:rPr>
            </w:pPr>
            <w:r>
              <w:rPr>
                <w:rFonts w:eastAsia="Times New Roman" w:cs="Times New Roman"/>
              </w:rPr>
              <w:t xml:space="preserve">10.7 </w:t>
            </w:r>
          </w:p>
        </w:tc>
        <w:tc>
          <w:tcPr>
            <w:tcW w:w="0" w:type="auto"/>
            <w:tcMar>
              <w:top w:w="120" w:type="dxa"/>
              <w:left w:w="120" w:type="dxa"/>
              <w:bottom w:w="120" w:type="dxa"/>
              <w:right w:w="120" w:type="dxa"/>
            </w:tcMar>
            <w:vAlign w:val="center"/>
            <w:hideMark/>
          </w:tcPr>
          <w:p w14:paraId="57A1739B" w14:textId="77777777" w:rsidR="00055F34" w:rsidRDefault="00AC1C41" w:rsidP="00255FE0">
            <w:pPr>
              <w:rPr>
                <w:rFonts w:eastAsia="Times New Roman" w:cs="Times New Roman"/>
              </w:rPr>
            </w:pPr>
            <w:r>
              <w:rPr>
                <w:rFonts w:eastAsia="Times New Roman" w:cs="Times New Roman"/>
              </w:rPr>
              <w:t xml:space="preserve">4.3 </w:t>
            </w:r>
          </w:p>
        </w:tc>
        <w:tc>
          <w:tcPr>
            <w:tcW w:w="0" w:type="auto"/>
            <w:tcMar>
              <w:top w:w="120" w:type="dxa"/>
              <w:left w:w="120" w:type="dxa"/>
              <w:bottom w:w="120" w:type="dxa"/>
              <w:right w:w="120" w:type="dxa"/>
            </w:tcMar>
            <w:vAlign w:val="center"/>
            <w:hideMark/>
          </w:tcPr>
          <w:p w14:paraId="67DCE004" w14:textId="77777777" w:rsidR="00055F34" w:rsidRDefault="00AC1C41" w:rsidP="00255FE0">
            <w:pPr>
              <w:rPr>
                <w:rFonts w:eastAsia="Times New Roman" w:cs="Times New Roman"/>
              </w:rPr>
            </w:pPr>
            <w:r>
              <w:rPr>
                <w:rFonts w:eastAsia="Times New Roman" w:cs="Times New Roman"/>
              </w:rPr>
              <w:t xml:space="preserve">16.1 </w:t>
            </w:r>
          </w:p>
        </w:tc>
        <w:tc>
          <w:tcPr>
            <w:tcW w:w="0" w:type="auto"/>
            <w:tcMar>
              <w:top w:w="120" w:type="dxa"/>
              <w:left w:w="120" w:type="dxa"/>
              <w:bottom w:w="120" w:type="dxa"/>
              <w:right w:w="120" w:type="dxa"/>
            </w:tcMar>
            <w:vAlign w:val="center"/>
            <w:hideMark/>
          </w:tcPr>
          <w:p w14:paraId="1F8AEA13" w14:textId="77777777" w:rsidR="00055F34" w:rsidRDefault="00AC1C41" w:rsidP="00255FE0">
            <w:pPr>
              <w:rPr>
                <w:rFonts w:eastAsia="Times New Roman" w:cs="Times New Roman"/>
              </w:rPr>
            </w:pPr>
            <w:r>
              <w:rPr>
                <w:rFonts w:eastAsia="Times New Roman" w:cs="Times New Roman"/>
              </w:rPr>
              <w:t xml:space="preserve">0.37 </w:t>
            </w:r>
          </w:p>
        </w:tc>
        <w:tc>
          <w:tcPr>
            <w:tcW w:w="0" w:type="auto"/>
            <w:tcMar>
              <w:top w:w="120" w:type="dxa"/>
              <w:left w:w="120" w:type="dxa"/>
              <w:bottom w:w="120" w:type="dxa"/>
              <w:right w:w="120" w:type="dxa"/>
            </w:tcMar>
            <w:vAlign w:val="center"/>
            <w:hideMark/>
          </w:tcPr>
          <w:p w14:paraId="2F428E9B" w14:textId="77777777" w:rsidR="00055F34" w:rsidRDefault="00AC1C41" w:rsidP="00255FE0">
            <w:pPr>
              <w:rPr>
                <w:rFonts w:eastAsia="Times New Roman" w:cs="Times New Roman"/>
              </w:rPr>
            </w:pPr>
            <w:r>
              <w:rPr>
                <w:rFonts w:eastAsia="Times New Roman" w:cs="Times New Roman"/>
              </w:rPr>
              <w:t xml:space="preserve">6.5 </w:t>
            </w:r>
          </w:p>
        </w:tc>
        <w:tc>
          <w:tcPr>
            <w:tcW w:w="0" w:type="auto"/>
            <w:tcMar>
              <w:top w:w="120" w:type="dxa"/>
              <w:left w:w="120" w:type="dxa"/>
              <w:bottom w:w="120" w:type="dxa"/>
              <w:right w:w="120" w:type="dxa"/>
            </w:tcMar>
            <w:vAlign w:val="center"/>
            <w:hideMark/>
          </w:tcPr>
          <w:p w14:paraId="27659086" w14:textId="77777777" w:rsidR="00055F34" w:rsidRDefault="00AC1C41" w:rsidP="00255FE0">
            <w:pPr>
              <w:rPr>
                <w:rFonts w:eastAsia="Times New Roman" w:cs="Times New Roman"/>
              </w:rPr>
            </w:pPr>
            <w:r>
              <w:rPr>
                <w:rFonts w:eastAsia="Times New Roman" w:cs="Times New Roman"/>
              </w:rPr>
              <w:t xml:space="preserve">4.2 </w:t>
            </w:r>
          </w:p>
        </w:tc>
      </w:tr>
      <w:tr w:rsidR="00055F34" w14:paraId="3F145B02" w14:textId="77777777">
        <w:trPr>
          <w:tblCellSpacing w:w="15" w:type="dxa"/>
        </w:trPr>
        <w:tc>
          <w:tcPr>
            <w:tcW w:w="0" w:type="auto"/>
            <w:tcMar>
              <w:top w:w="120" w:type="dxa"/>
              <w:left w:w="120" w:type="dxa"/>
              <w:bottom w:w="120" w:type="dxa"/>
              <w:right w:w="120" w:type="dxa"/>
            </w:tcMar>
            <w:vAlign w:val="center"/>
            <w:hideMark/>
          </w:tcPr>
          <w:p w14:paraId="318DBC1B" w14:textId="77777777" w:rsidR="00055F34" w:rsidRDefault="00AC1C41" w:rsidP="00255FE0">
            <w:pPr>
              <w:rPr>
                <w:rFonts w:eastAsia="Times New Roman" w:cs="Times New Roman"/>
              </w:rPr>
            </w:pPr>
            <w:r>
              <w:rPr>
                <w:rFonts w:eastAsia="Times New Roman" w:cs="Times New Roman"/>
              </w:rPr>
              <w:t xml:space="preserve">GTH 20 </w:t>
            </w:r>
          </w:p>
        </w:tc>
        <w:tc>
          <w:tcPr>
            <w:tcW w:w="0" w:type="auto"/>
            <w:tcMar>
              <w:top w:w="120" w:type="dxa"/>
              <w:left w:w="120" w:type="dxa"/>
              <w:bottom w:w="120" w:type="dxa"/>
              <w:right w:w="120" w:type="dxa"/>
            </w:tcMar>
            <w:vAlign w:val="center"/>
            <w:hideMark/>
          </w:tcPr>
          <w:p w14:paraId="25761913" w14:textId="77777777" w:rsidR="00055F34" w:rsidRDefault="00AC1C41" w:rsidP="00255FE0">
            <w:pPr>
              <w:rPr>
                <w:rFonts w:eastAsia="Times New Roman" w:cs="Times New Roman"/>
              </w:rPr>
            </w:pPr>
            <w:r>
              <w:rPr>
                <w:rFonts w:eastAsia="Times New Roman" w:cs="Times New Roman"/>
              </w:rPr>
              <w:t xml:space="preserve">18.3 </w:t>
            </w:r>
          </w:p>
        </w:tc>
        <w:tc>
          <w:tcPr>
            <w:tcW w:w="0" w:type="auto"/>
            <w:tcMar>
              <w:top w:w="120" w:type="dxa"/>
              <w:left w:w="120" w:type="dxa"/>
              <w:bottom w:w="120" w:type="dxa"/>
              <w:right w:w="120" w:type="dxa"/>
            </w:tcMar>
            <w:vAlign w:val="center"/>
            <w:hideMark/>
          </w:tcPr>
          <w:p w14:paraId="3EACA965" w14:textId="77777777" w:rsidR="00055F34" w:rsidRDefault="00AC1C41" w:rsidP="00255FE0">
            <w:pPr>
              <w:rPr>
                <w:rFonts w:eastAsia="Times New Roman" w:cs="Times New Roman"/>
              </w:rPr>
            </w:pPr>
            <w:r>
              <w:rPr>
                <w:rFonts w:eastAsia="Times New Roman" w:cs="Times New Roman"/>
              </w:rPr>
              <w:t xml:space="preserve">1.2 </w:t>
            </w:r>
          </w:p>
        </w:tc>
        <w:tc>
          <w:tcPr>
            <w:tcW w:w="0" w:type="auto"/>
            <w:tcMar>
              <w:top w:w="120" w:type="dxa"/>
              <w:left w:w="120" w:type="dxa"/>
              <w:bottom w:w="120" w:type="dxa"/>
              <w:right w:w="120" w:type="dxa"/>
            </w:tcMar>
            <w:vAlign w:val="center"/>
            <w:hideMark/>
          </w:tcPr>
          <w:p w14:paraId="00EB6A14" w14:textId="77777777" w:rsidR="00055F34" w:rsidRDefault="00AC1C41" w:rsidP="00255FE0">
            <w:pPr>
              <w:rPr>
                <w:rFonts w:eastAsia="Times New Roman" w:cs="Times New Roman"/>
              </w:rPr>
            </w:pPr>
            <w:r>
              <w:rPr>
                <w:rFonts w:eastAsia="Times New Roman" w:cs="Times New Roman"/>
              </w:rPr>
              <w:t xml:space="preserve">39.1 </w:t>
            </w:r>
          </w:p>
        </w:tc>
        <w:tc>
          <w:tcPr>
            <w:tcW w:w="0" w:type="auto"/>
            <w:tcMar>
              <w:top w:w="120" w:type="dxa"/>
              <w:left w:w="120" w:type="dxa"/>
              <w:bottom w:w="120" w:type="dxa"/>
              <w:right w:w="120" w:type="dxa"/>
            </w:tcMar>
            <w:vAlign w:val="center"/>
            <w:hideMark/>
          </w:tcPr>
          <w:p w14:paraId="62512155" w14:textId="77777777" w:rsidR="00055F34" w:rsidRDefault="00AC1C41" w:rsidP="00255FE0">
            <w:pPr>
              <w:rPr>
                <w:rFonts w:eastAsia="Times New Roman" w:cs="Times New Roman"/>
              </w:rPr>
            </w:pPr>
            <w:r>
              <w:rPr>
                <w:rFonts w:eastAsia="Times New Roman" w:cs="Times New Roman"/>
              </w:rPr>
              <w:t xml:space="preserve">0.46 </w:t>
            </w:r>
          </w:p>
        </w:tc>
        <w:tc>
          <w:tcPr>
            <w:tcW w:w="0" w:type="auto"/>
            <w:tcMar>
              <w:top w:w="120" w:type="dxa"/>
              <w:left w:w="120" w:type="dxa"/>
              <w:bottom w:w="120" w:type="dxa"/>
              <w:right w:w="120" w:type="dxa"/>
            </w:tcMar>
            <w:vAlign w:val="center"/>
            <w:hideMark/>
          </w:tcPr>
          <w:p w14:paraId="5D78B031"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A0C25D5" w14:textId="77777777" w:rsidR="00055F34" w:rsidRDefault="00AC1C41" w:rsidP="00255FE0">
            <w:pPr>
              <w:rPr>
                <w:rFonts w:eastAsia="Times New Roman" w:cs="Times New Roman"/>
              </w:rPr>
            </w:pPr>
            <w:r>
              <w:rPr>
                <w:rFonts w:eastAsia="Times New Roman" w:cs="Times New Roman"/>
              </w:rPr>
              <w:t xml:space="preserve">6.0 </w:t>
            </w:r>
          </w:p>
        </w:tc>
      </w:tr>
      <w:tr w:rsidR="00055F34" w14:paraId="1944363A" w14:textId="77777777">
        <w:trPr>
          <w:tblCellSpacing w:w="15" w:type="dxa"/>
        </w:trPr>
        <w:tc>
          <w:tcPr>
            <w:tcW w:w="0" w:type="auto"/>
            <w:tcMar>
              <w:top w:w="120" w:type="dxa"/>
              <w:left w:w="120" w:type="dxa"/>
              <w:bottom w:w="120" w:type="dxa"/>
              <w:right w:w="120" w:type="dxa"/>
            </w:tcMar>
            <w:vAlign w:val="center"/>
            <w:hideMark/>
          </w:tcPr>
          <w:p w14:paraId="0AF434AC" w14:textId="77777777" w:rsidR="00055F34" w:rsidRDefault="00AC1C41" w:rsidP="00255FE0">
            <w:pPr>
              <w:rPr>
                <w:rFonts w:eastAsia="Times New Roman" w:cs="Times New Roman"/>
              </w:rPr>
            </w:pPr>
            <w:r>
              <w:rPr>
                <w:rFonts w:eastAsia="Times New Roman" w:cs="Times New Roman"/>
              </w:rPr>
              <w:t xml:space="preserve">GTH 21 </w:t>
            </w:r>
          </w:p>
        </w:tc>
        <w:tc>
          <w:tcPr>
            <w:tcW w:w="0" w:type="auto"/>
            <w:tcMar>
              <w:top w:w="120" w:type="dxa"/>
              <w:left w:w="120" w:type="dxa"/>
              <w:bottom w:w="120" w:type="dxa"/>
              <w:right w:w="120" w:type="dxa"/>
            </w:tcMar>
            <w:vAlign w:val="center"/>
            <w:hideMark/>
          </w:tcPr>
          <w:p w14:paraId="55954EE6" w14:textId="77777777" w:rsidR="00055F34" w:rsidRDefault="00AC1C41" w:rsidP="00255FE0">
            <w:pPr>
              <w:rPr>
                <w:rFonts w:eastAsia="Times New Roman" w:cs="Times New Roman"/>
              </w:rPr>
            </w:pPr>
            <w:r>
              <w:rPr>
                <w:rFonts w:eastAsia="Times New Roman" w:cs="Times New Roman"/>
              </w:rPr>
              <w:t xml:space="preserve">13.7 </w:t>
            </w:r>
          </w:p>
        </w:tc>
        <w:tc>
          <w:tcPr>
            <w:tcW w:w="0" w:type="auto"/>
            <w:tcMar>
              <w:top w:w="120" w:type="dxa"/>
              <w:left w:w="120" w:type="dxa"/>
              <w:bottom w:w="120" w:type="dxa"/>
              <w:right w:w="120" w:type="dxa"/>
            </w:tcMar>
            <w:vAlign w:val="center"/>
            <w:hideMark/>
          </w:tcPr>
          <w:p w14:paraId="5C00B208" w14:textId="77777777" w:rsidR="00055F34" w:rsidRDefault="00AC1C41" w:rsidP="00255FE0">
            <w:pPr>
              <w:rPr>
                <w:rFonts w:eastAsia="Times New Roman" w:cs="Times New Roman"/>
              </w:rPr>
            </w:pPr>
            <w:r>
              <w:rPr>
                <w:rFonts w:eastAsia="Times New Roman" w:cs="Times New Roman"/>
              </w:rPr>
              <w:t xml:space="preserve">5.1 </w:t>
            </w:r>
          </w:p>
        </w:tc>
        <w:tc>
          <w:tcPr>
            <w:tcW w:w="0" w:type="auto"/>
            <w:tcMar>
              <w:top w:w="120" w:type="dxa"/>
              <w:left w:w="120" w:type="dxa"/>
              <w:bottom w:w="120" w:type="dxa"/>
              <w:right w:w="120" w:type="dxa"/>
            </w:tcMar>
            <w:vAlign w:val="center"/>
            <w:hideMark/>
          </w:tcPr>
          <w:p w14:paraId="21BACD00" w14:textId="77777777" w:rsidR="00055F34" w:rsidRDefault="00AC1C41" w:rsidP="00255FE0">
            <w:pPr>
              <w:rPr>
                <w:rFonts w:eastAsia="Times New Roman" w:cs="Times New Roman"/>
              </w:rPr>
            </w:pPr>
            <w:r>
              <w:rPr>
                <w:rFonts w:eastAsia="Times New Roman" w:cs="Times New Roman"/>
              </w:rPr>
              <w:t xml:space="preserve">373.3 </w:t>
            </w:r>
          </w:p>
        </w:tc>
        <w:tc>
          <w:tcPr>
            <w:tcW w:w="0" w:type="auto"/>
            <w:tcMar>
              <w:top w:w="120" w:type="dxa"/>
              <w:left w:w="120" w:type="dxa"/>
              <w:bottom w:w="120" w:type="dxa"/>
              <w:right w:w="120" w:type="dxa"/>
            </w:tcMar>
            <w:vAlign w:val="center"/>
            <w:hideMark/>
          </w:tcPr>
          <w:p w14:paraId="165748A7" w14:textId="77777777" w:rsidR="00055F34" w:rsidRDefault="00AC1C41" w:rsidP="00255FE0">
            <w:pPr>
              <w:rPr>
                <w:rFonts w:eastAsia="Times New Roman" w:cs="Times New Roman"/>
              </w:rPr>
            </w:pPr>
            <w:r>
              <w:rPr>
                <w:rFonts w:eastAsia="Times New Roman" w:cs="Times New Roman"/>
              </w:rPr>
              <w:t xml:space="preserve">0.39 </w:t>
            </w:r>
          </w:p>
        </w:tc>
        <w:tc>
          <w:tcPr>
            <w:tcW w:w="0" w:type="auto"/>
            <w:tcMar>
              <w:top w:w="120" w:type="dxa"/>
              <w:left w:w="120" w:type="dxa"/>
              <w:bottom w:w="120" w:type="dxa"/>
              <w:right w:w="120" w:type="dxa"/>
            </w:tcMar>
            <w:vAlign w:val="center"/>
            <w:hideMark/>
          </w:tcPr>
          <w:p w14:paraId="2D8AE55E"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448E118D" w14:textId="77777777" w:rsidR="00055F34" w:rsidRDefault="00AC1C41" w:rsidP="00255FE0">
            <w:pPr>
              <w:rPr>
                <w:rFonts w:eastAsia="Times New Roman" w:cs="Times New Roman"/>
              </w:rPr>
            </w:pPr>
            <w:r>
              <w:rPr>
                <w:rFonts w:eastAsia="Times New Roman" w:cs="Times New Roman"/>
              </w:rPr>
              <w:t xml:space="preserve">4.6 </w:t>
            </w:r>
          </w:p>
        </w:tc>
      </w:tr>
      <w:tr w:rsidR="00055F34" w14:paraId="2DDB1E5A" w14:textId="77777777">
        <w:trPr>
          <w:tblCellSpacing w:w="15" w:type="dxa"/>
        </w:trPr>
        <w:tc>
          <w:tcPr>
            <w:tcW w:w="0" w:type="auto"/>
            <w:tcMar>
              <w:top w:w="120" w:type="dxa"/>
              <w:left w:w="120" w:type="dxa"/>
              <w:bottom w:w="120" w:type="dxa"/>
              <w:right w:w="120" w:type="dxa"/>
            </w:tcMar>
            <w:vAlign w:val="center"/>
            <w:hideMark/>
          </w:tcPr>
          <w:p w14:paraId="68E1070A" w14:textId="77777777" w:rsidR="00055F34" w:rsidRDefault="00AC1C41" w:rsidP="00255FE0">
            <w:pPr>
              <w:rPr>
                <w:rFonts w:eastAsia="Times New Roman" w:cs="Times New Roman"/>
              </w:rPr>
            </w:pPr>
            <w:r>
              <w:rPr>
                <w:rFonts w:eastAsia="Times New Roman" w:cs="Times New Roman"/>
              </w:rPr>
              <w:t xml:space="preserve">GTH 23 </w:t>
            </w:r>
          </w:p>
        </w:tc>
        <w:tc>
          <w:tcPr>
            <w:tcW w:w="0" w:type="auto"/>
            <w:tcMar>
              <w:top w:w="120" w:type="dxa"/>
              <w:left w:w="120" w:type="dxa"/>
              <w:bottom w:w="120" w:type="dxa"/>
              <w:right w:w="120" w:type="dxa"/>
            </w:tcMar>
            <w:vAlign w:val="center"/>
            <w:hideMark/>
          </w:tcPr>
          <w:p w14:paraId="1BD7FEC6"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4855BA3C" w14:textId="77777777" w:rsidR="00055F34" w:rsidRDefault="00AC1C41" w:rsidP="00255FE0">
            <w:pPr>
              <w:rPr>
                <w:rFonts w:eastAsia="Times New Roman" w:cs="Times New Roman"/>
              </w:rPr>
            </w:pPr>
            <w:r>
              <w:rPr>
                <w:rFonts w:eastAsia="Times New Roman" w:cs="Times New Roman"/>
              </w:rPr>
              <w:t xml:space="preserve">1.3 </w:t>
            </w:r>
          </w:p>
        </w:tc>
        <w:tc>
          <w:tcPr>
            <w:tcW w:w="0" w:type="auto"/>
            <w:tcMar>
              <w:top w:w="120" w:type="dxa"/>
              <w:left w:w="120" w:type="dxa"/>
              <w:bottom w:w="120" w:type="dxa"/>
              <w:right w:w="120" w:type="dxa"/>
            </w:tcMar>
            <w:vAlign w:val="center"/>
            <w:hideMark/>
          </w:tcPr>
          <w:p w14:paraId="1BD67481" w14:textId="77777777" w:rsidR="00055F34" w:rsidRDefault="00AC1C41" w:rsidP="00255FE0">
            <w:pPr>
              <w:rPr>
                <w:rFonts w:eastAsia="Times New Roman" w:cs="Times New Roman"/>
              </w:rPr>
            </w:pPr>
            <w:r>
              <w:rPr>
                <w:rFonts w:eastAsia="Times New Roman" w:cs="Times New Roman"/>
              </w:rPr>
              <w:t xml:space="preserve">518.5 </w:t>
            </w:r>
          </w:p>
        </w:tc>
        <w:tc>
          <w:tcPr>
            <w:tcW w:w="0" w:type="auto"/>
            <w:tcMar>
              <w:top w:w="120" w:type="dxa"/>
              <w:left w:w="120" w:type="dxa"/>
              <w:bottom w:w="120" w:type="dxa"/>
              <w:right w:w="120" w:type="dxa"/>
            </w:tcMar>
            <w:vAlign w:val="center"/>
            <w:hideMark/>
          </w:tcPr>
          <w:p w14:paraId="0D403123" w14:textId="77777777" w:rsidR="00055F34" w:rsidRDefault="00AC1C41" w:rsidP="00255FE0">
            <w:pPr>
              <w:rPr>
                <w:rFonts w:eastAsia="Times New Roman" w:cs="Times New Roman"/>
              </w:rPr>
            </w:pPr>
            <w:r>
              <w:rPr>
                <w:rFonts w:eastAsia="Times New Roman" w:cs="Times New Roman"/>
              </w:rPr>
              <w:t xml:space="preserve">0.42 </w:t>
            </w:r>
          </w:p>
        </w:tc>
        <w:tc>
          <w:tcPr>
            <w:tcW w:w="0" w:type="auto"/>
            <w:tcMar>
              <w:top w:w="120" w:type="dxa"/>
              <w:left w:w="120" w:type="dxa"/>
              <w:bottom w:w="120" w:type="dxa"/>
              <w:right w:w="120" w:type="dxa"/>
            </w:tcMar>
            <w:vAlign w:val="center"/>
            <w:hideMark/>
          </w:tcPr>
          <w:p w14:paraId="72A9CEFF"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777112F" w14:textId="77777777" w:rsidR="00055F34" w:rsidRDefault="00AC1C41" w:rsidP="00255FE0">
            <w:pPr>
              <w:rPr>
                <w:rFonts w:eastAsia="Times New Roman" w:cs="Times New Roman"/>
              </w:rPr>
            </w:pPr>
            <w:r>
              <w:rPr>
                <w:rFonts w:eastAsia="Times New Roman" w:cs="Times New Roman"/>
              </w:rPr>
              <w:t xml:space="preserve">5.0 </w:t>
            </w:r>
          </w:p>
        </w:tc>
      </w:tr>
      <w:tr w:rsidR="00055F34" w14:paraId="439527F4" w14:textId="77777777">
        <w:trPr>
          <w:tblCellSpacing w:w="15" w:type="dxa"/>
        </w:trPr>
        <w:tc>
          <w:tcPr>
            <w:tcW w:w="0" w:type="auto"/>
            <w:tcMar>
              <w:top w:w="120" w:type="dxa"/>
              <w:left w:w="120" w:type="dxa"/>
              <w:bottom w:w="120" w:type="dxa"/>
              <w:right w:w="120" w:type="dxa"/>
            </w:tcMar>
            <w:vAlign w:val="center"/>
            <w:hideMark/>
          </w:tcPr>
          <w:p w14:paraId="4A283A49" w14:textId="77777777" w:rsidR="00055F34" w:rsidRDefault="00AC1C41" w:rsidP="00255FE0">
            <w:pPr>
              <w:rPr>
                <w:rFonts w:eastAsia="Times New Roman" w:cs="Times New Roman"/>
              </w:rPr>
            </w:pPr>
            <w:r>
              <w:rPr>
                <w:rFonts w:eastAsia="Times New Roman" w:cs="Times New Roman"/>
              </w:rPr>
              <w:t xml:space="preserve">GTH 24 </w:t>
            </w:r>
          </w:p>
        </w:tc>
        <w:tc>
          <w:tcPr>
            <w:tcW w:w="0" w:type="auto"/>
            <w:tcMar>
              <w:top w:w="120" w:type="dxa"/>
              <w:left w:w="120" w:type="dxa"/>
              <w:bottom w:w="120" w:type="dxa"/>
              <w:right w:w="120" w:type="dxa"/>
            </w:tcMar>
            <w:vAlign w:val="center"/>
            <w:hideMark/>
          </w:tcPr>
          <w:p w14:paraId="0450E953" w14:textId="77777777" w:rsidR="00055F34" w:rsidRDefault="00AC1C41" w:rsidP="00255FE0">
            <w:pPr>
              <w:rPr>
                <w:rFonts w:eastAsia="Times New Roman" w:cs="Times New Roman"/>
              </w:rPr>
            </w:pPr>
            <w:r>
              <w:rPr>
                <w:rFonts w:eastAsia="Times New Roman" w:cs="Times New Roman"/>
              </w:rPr>
              <w:t xml:space="preserve">9.1 </w:t>
            </w:r>
          </w:p>
        </w:tc>
        <w:tc>
          <w:tcPr>
            <w:tcW w:w="0" w:type="auto"/>
            <w:tcMar>
              <w:top w:w="120" w:type="dxa"/>
              <w:left w:w="120" w:type="dxa"/>
              <w:bottom w:w="120" w:type="dxa"/>
              <w:right w:w="120" w:type="dxa"/>
            </w:tcMar>
            <w:vAlign w:val="center"/>
            <w:hideMark/>
          </w:tcPr>
          <w:p w14:paraId="2F13D0B9" w14:textId="77777777" w:rsidR="00055F34" w:rsidRDefault="00AC1C41" w:rsidP="00255FE0">
            <w:pPr>
              <w:rPr>
                <w:rFonts w:eastAsia="Times New Roman" w:cs="Times New Roman"/>
              </w:rPr>
            </w:pPr>
            <w:r>
              <w:rPr>
                <w:rFonts w:eastAsia="Times New Roman" w:cs="Times New Roman"/>
              </w:rPr>
              <w:t xml:space="preserve">3.3 </w:t>
            </w:r>
          </w:p>
        </w:tc>
        <w:tc>
          <w:tcPr>
            <w:tcW w:w="0" w:type="auto"/>
            <w:tcMar>
              <w:top w:w="120" w:type="dxa"/>
              <w:left w:w="120" w:type="dxa"/>
              <w:bottom w:w="120" w:type="dxa"/>
              <w:right w:w="120" w:type="dxa"/>
            </w:tcMar>
            <w:vAlign w:val="center"/>
            <w:hideMark/>
          </w:tcPr>
          <w:p w14:paraId="263B0C32" w14:textId="77777777" w:rsidR="00055F34" w:rsidRDefault="00AC1C41" w:rsidP="00255FE0">
            <w:pPr>
              <w:rPr>
                <w:rFonts w:eastAsia="Times New Roman" w:cs="Times New Roman"/>
              </w:rPr>
            </w:pPr>
            <w:r>
              <w:rPr>
                <w:rFonts w:eastAsia="Times New Roman" w:cs="Times New Roman"/>
              </w:rPr>
              <w:t xml:space="preserve">937.1 </w:t>
            </w:r>
          </w:p>
        </w:tc>
        <w:tc>
          <w:tcPr>
            <w:tcW w:w="0" w:type="auto"/>
            <w:tcMar>
              <w:top w:w="120" w:type="dxa"/>
              <w:left w:w="120" w:type="dxa"/>
              <w:bottom w:w="120" w:type="dxa"/>
              <w:right w:w="120" w:type="dxa"/>
            </w:tcMar>
            <w:vAlign w:val="center"/>
            <w:hideMark/>
          </w:tcPr>
          <w:p w14:paraId="424F9C7A" w14:textId="77777777" w:rsidR="00055F34" w:rsidRDefault="00AC1C41" w:rsidP="00255FE0">
            <w:pPr>
              <w:rPr>
                <w:rFonts w:eastAsia="Times New Roman" w:cs="Times New Roman"/>
              </w:rPr>
            </w:pPr>
            <w:r>
              <w:rPr>
                <w:rFonts w:eastAsia="Times New Roman" w:cs="Times New Roman"/>
              </w:rPr>
              <w:t xml:space="preserve">0.57 </w:t>
            </w:r>
          </w:p>
        </w:tc>
        <w:tc>
          <w:tcPr>
            <w:tcW w:w="0" w:type="auto"/>
            <w:tcMar>
              <w:top w:w="120" w:type="dxa"/>
              <w:left w:w="120" w:type="dxa"/>
              <w:bottom w:w="120" w:type="dxa"/>
              <w:right w:w="120" w:type="dxa"/>
            </w:tcMar>
            <w:vAlign w:val="center"/>
            <w:hideMark/>
          </w:tcPr>
          <w:p w14:paraId="0332C4A6"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4DAEBCFE" w14:textId="77777777" w:rsidR="00055F34" w:rsidRDefault="00AC1C41" w:rsidP="00255FE0">
            <w:pPr>
              <w:rPr>
                <w:rFonts w:eastAsia="Times New Roman" w:cs="Times New Roman"/>
              </w:rPr>
            </w:pPr>
            <w:r>
              <w:rPr>
                <w:rFonts w:eastAsia="Times New Roman" w:cs="Times New Roman"/>
              </w:rPr>
              <w:t xml:space="preserve">4.6 </w:t>
            </w:r>
          </w:p>
        </w:tc>
      </w:tr>
      <w:tr w:rsidR="00055F34" w14:paraId="2068B65D" w14:textId="77777777">
        <w:trPr>
          <w:tblCellSpacing w:w="15" w:type="dxa"/>
        </w:trPr>
        <w:tc>
          <w:tcPr>
            <w:tcW w:w="0" w:type="auto"/>
            <w:tcMar>
              <w:top w:w="120" w:type="dxa"/>
              <w:left w:w="120" w:type="dxa"/>
              <w:bottom w:w="120" w:type="dxa"/>
              <w:right w:w="120" w:type="dxa"/>
            </w:tcMar>
            <w:vAlign w:val="center"/>
            <w:hideMark/>
          </w:tcPr>
          <w:p w14:paraId="4C2A97A7" w14:textId="77777777" w:rsidR="00055F34" w:rsidRDefault="00AC1C41" w:rsidP="00255FE0">
            <w:pPr>
              <w:rPr>
                <w:rFonts w:eastAsia="Times New Roman" w:cs="Times New Roman"/>
              </w:rPr>
            </w:pPr>
            <w:r>
              <w:rPr>
                <w:rFonts w:eastAsia="Times New Roman" w:cs="Times New Roman"/>
              </w:rPr>
              <w:t xml:space="preserve">GTH 76 </w:t>
            </w:r>
          </w:p>
        </w:tc>
        <w:tc>
          <w:tcPr>
            <w:tcW w:w="0" w:type="auto"/>
            <w:tcMar>
              <w:top w:w="120" w:type="dxa"/>
              <w:left w:w="120" w:type="dxa"/>
              <w:bottom w:w="120" w:type="dxa"/>
              <w:right w:w="120" w:type="dxa"/>
            </w:tcMar>
            <w:vAlign w:val="center"/>
            <w:hideMark/>
          </w:tcPr>
          <w:p w14:paraId="1908BD9C" w14:textId="77777777" w:rsidR="00055F34" w:rsidRDefault="00AC1C41" w:rsidP="00255FE0">
            <w:pPr>
              <w:rPr>
                <w:rFonts w:eastAsia="Times New Roman" w:cs="Times New Roman"/>
              </w:rPr>
            </w:pPr>
            <w:r>
              <w:rPr>
                <w:rFonts w:eastAsia="Times New Roman" w:cs="Times New Roman"/>
              </w:rPr>
              <w:t xml:space="preserve">12.2 </w:t>
            </w:r>
          </w:p>
        </w:tc>
        <w:tc>
          <w:tcPr>
            <w:tcW w:w="0" w:type="auto"/>
            <w:tcMar>
              <w:top w:w="120" w:type="dxa"/>
              <w:left w:w="120" w:type="dxa"/>
              <w:bottom w:w="120" w:type="dxa"/>
              <w:right w:w="120" w:type="dxa"/>
            </w:tcMar>
            <w:vAlign w:val="center"/>
            <w:hideMark/>
          </w:tcPr>
          <w:p w14:paraId="7F5EB846" w14:textId="77777777" w:rsidR="00055F34" w:rsidRDefault="00AC1C41" w:rsidP="00255FE0">
            <w:pPr>
              <w:rPr>
                <w:rFonts w:eastAsia="Times New Roman" w:cs="Times New Roman"/>
              </w:rPr>
            </w:pPr>
            <w:r>
              <w:rPr>
                <w:rFonts w:eastAsia="Times New Roman" w:cs="Times New Roman"/>
              </w:rPr>
              <w:t xml:space="preserve">6.2 </w:t>
            </w:r>
          </w:p>
        </w:tc>
        <w:tc>
          <w:tcPr>
            <w:tcW w:w="0" w:type="auto"/>
            <w:tcMar>
              <w:top w:w="120" w:type="dxa"/>
              <w:left w:w="120" w:type="dxa"/>
              <w:bottom w:w="120" w:type="dxa"/>
              <w:right w:w="120" w:type="dxa"/>
            </w:tcMar>
            <w:vAlign w:val="center"/>
            <w:hideMark/>
          </w:tcPr>
          <w:p w14:paraId="6FD054E1" w14:textId="77777777" w:rsidR="00055F34" w:rsidRDefault="00AC1C41" w:rsidP="00255FE0">
            <w:pPr>
              <w:rPr>
                <w:rFonts w:eastAsia="Times New Roman" w:cs="Times New Roman"/>
              </w:rPr>
            </w:pPr>
            <w:r>
              <w:rPr>
                <w:rFonts w:eastAsia="Times New Roman" w:cs="Times New Roman"/>
              </w:rPr>
              <w:t xml:space="preserve">53.3 </w:t>
            </w:r>
          </w:p>
        </w:tc>
        <w:tc>
          <w:tcPr>
            <w:tcW w:w="0" w:type="auto"/>
            <w:tcMar>
              <w:top w:w="120" w:type="dxa"/>
              <w:left w:w="120" w:type="dxa"/>
              <w:bottom w:w="120" w:type="dxa"/>
              <w:right w:w="120" w:type="dxa"/>
            </w:tcMar>
            <w:vAlign w:val="center"/>
            <w:hideMark/>
          </w:tcPr>
          <w:p w14:paraId="26553AE5" w14:textId="77777777" w:rsidR="00055F34" w:rsidRDefault="00AC1C41" w:rsidP="00255FE0">
            <w:pPr>
              <w:rPr>
                <w:rFonts w:eastAsia="Times New Roman" w:cs="Times New Roman"/>
              </w:rPr>
            </w:pPr>
            <w:r>
              <w:rPr>
                <w:rFonts w:eastAsia="Times New Roman" w:cs="Times New Roman"/>
              </w:rPr>
              <w:t xml:space="preserve">0.41 </w:t>
            </w:r>
          </w:p>
        </w:tc>
        <w:tc>
          <w:tcPr>
            <w:tcW w:w="0" w:type="auto"/>
            <w:tcMar>
              <w:top w:w="120" w:type="dxa"/>
              <w:left w:w="120" w:type="dxa"/>
              <w:bottom w:w="120" w:type="dxa"/>
              <w:right w:w="120" w:type="dxa"/>
            </w:tcMar>
            <w:vAlign w:val="center"/>
            <w:hideMark/>
          </w:tcPr>
          <w:p w14:paraId="2EC1201C" w14:textId="77777777" w:rsidR="00055F34" w:rsidRDefault="00AC1C41" w:rsidP="00255FE0">
            <w:pPr>
              <w:rPr>
                <w:rFonts w:eastAsia="Times New Roman" w:cs="Times New Roman"/>
              </w:rPr>
            </w:pPr>
            <w:r>
              <w:rPr>
                <w:rFonts w:eastAsia="Times New Roman" w:cs="Times New Roman"/>
              </w:rPr>
              <w:t xml:space="preserve">7.5 </w:t>
            </w:r>
          </w:p>
        </w:tc>
        <w:tc>
          <w:tcPr>
            <w:tcW w:w="0" w:type="auto"/>
            <w:tcMar>
              <w:top w:w="120" w:type="dxa"/>
              <w:left w:w="120" w:type="dxa"/>
              <w:bottom w:w="120" w:type="dxa"/>
              <w:right w:w="120" w:type="dxa"/>
            </w:tcMar>
            <w:vAlign w:val="center"/>
            <w:hideMark/>
          </w:tcPr>
          <w:p w14:paraId="41F99F80" w14:textId="77777777" w:rsidR="00055F34" w:rsidRDefault="00AC1C41" w:rsidP="00255FE0">
            <w:pPr>
              <w:rPr>
                <w:rFonts w:eastAsia="Times New Roman" w:cs="Times New Roman"/>
              </w:rPr>
            </w:pPr>
            <w:r>
              <w:rPr>
                <w:rFonts w:eastAsia="Times New Roman" w:cs="Times New Roman"/>
              </w:rPr>
              <w:t xml:space="preserve">4.4 </w:t>
            </w:r>
          </w:p>
        </w:tc>
      </w:tr>
      <w:tr w:rsidR="00055F34" w14:paraId="1F2ED106" w14:textId="77777777">
        <w:trPr>
          <w:tblCellSpacing w:w="15" w:type="dxa"/>
        </w:trPr>
        <w:tc>
          <w:tcPr>
            <w:tcW w:w="0" w:type="auto"/>
            <w:tcMar>
              <w:top w:w="120" w:type="dxa"/>
              <w:left w:w="120" w:type="dxa"/>
              <w:bottom w:w="120" w:type="dxa"/>
              <w:right w:w="120" w:type="dxa"/>
            </w:tcMar>
            <w:vAlign w:val="center"/>
            <w:hideMark/>
          </w:tcPr>
          <w:p w14:paraId="6C28BE7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2209DCB"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68527399"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3E29A25A"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5E463481"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46592296"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6490B9A5" w14:textId="77777777" w:rsidR="00055F34" w:rsidRDefault="00055F34" w:rsidP="00255FE0">
            <w:pPr>
              <w:rPr>
                <w:rFonts w:ascii="Times New Roman" w:eastAsia="Times New Roman" w:hAnsi="Times New Roman" w:cs="Times New Roman"/>
              </w:rPr>
            </w:pPr>
          </w:p>
        </w:tc>
      </w:tr>
      <w:tr w:rsidR="00055F34" w14:paraId="6B23EA5B" w14:textId="77777777">
        <w:trPr>
          <w:tblCellSpacing w:w="15" w:type="dxa"/>
        </w:trPr>
        <w:tc>
          <w:tcPr>
            <w:tcW w:w="0" w:type="auto"/>
            <w:tcMar>
              <w:top w:w="120" w:type="dxa"/>
              <w:left w:w="120" w:type="dxa"/>
              <w:bottom w:w="120" w:type="dxa"/>
              <w:right w:w="120" w:type="dxa"/>
            </w:tcMar>
            <w:vAlign w:val="center"/>
            <w:hideMark/>
          </w:tcPr>
          <w:p w14:paraId="6215A41A" w14:textId="77777777" w:rsidR="00055F34" w:rsidRDefault="00AC1C41" w:rsidP="00255FE0">
            <w:pPr>
              <w:rPr>
                <w:rFonts w:eastAsia="Times New Roman" w:cs="Times New Roman"/>
              </w:rPr>
            </w:pPr>
            <w:r>
              <w:rPr>
                <w:rFonts w:eastAsia="Times New Roman" w:cs="Times New Roman"/>
              </w:rPr>
              <w:t xml:space="preserve">GTH 80 </w:t>
            </w:r>
          </w:p>
        </w:tc>
        <w:tc>
          <w:tcPr>
            <w:tcW w:w="0" w:type="auto"/>
            <w:tcMar>
              <w:top w:w="120" w:type="dxa"/>
              <w:left w:w="120" w:type="dxa"/>
              <w:bottom w:w="120" w:type="dxa"/>
              <w:right w:w="120" w:type="dxa"/>
            </w:tcMar>
            <w:vAlign w:val="center"/>
            <w:hideMark/>
          </w:tcPr>
          <w:p w14:paraId="734559E0" w14:textId="77777777" w:rsidR="00055F34" w:rsidRDefault="00AC1C41" w:rsidP="00255FE0">
            <w:pPr>
              <w:rPr>
                <w:rFonts w:eastAsia="Times New Roman" w:cs="Times New Roman"/>
              </w:rPr>
            </w:pPr>
            <w:r>
              <w:rPr>
                <w:rFonts w:eastAsia="Times New Roman" w:cs="Times New Roman"/>
              </w:rPr>
              <w:t xml:space="preserve">10.1 </w:t>
            </w:r>
          </w:p>
        </w:tc>
        <w:tc>
          <w:tcPr>
            <w:tcW w:w="0" w:type="auto"/>
            <w:tcMar>
              <w:top w:w="120" w:type="dxa"/>
              <w:left w:w="120" w:type="dxa"/>
              <w:bottom w:w="120" w:type="dxa"/>
              <w:right w:w="120" w:type="dxa"/>
            </w:tcMar>
            <w:vAlign w:val="center"/>
            <w:hideMark/>
          </w:tcPr>
          <w:p w14:paraId="4695DDD0" w14:textId="77777777" w:rsidR="00055F34" w:rsidRDefault="00AC1C41" w:rsidP="00255FE0">
            <w:pPr>
              <w:rPr>
                <w:rFonts w:eastAsia="Times New Roman" w:cs="Times New Roman"/>
              </w:rPr>
            </w:pPr>
            <w:r>
              <w:rPr>
                <w:rFonts w:eastAsia="Times New Roman" w:cs="Times New Roman"/>
              </w:rPr>
              <w:t xml:space="preserve">2.1 </w:t>
            </w:r>
          </w:p>
        </w:tc>
        <w:tc>
          <w:tcPr>
            <w:tcW w:w="0" w:type="auto"/>
            <w:tcMar>
              <w:top w:w="120" w:type="dxa"/>
              <w:left w:w="120" w:type="dxa"/>
              <w:bottom w:w="120" w:type="dxa"/>
              <w:right w:w="120" w:type="dxa"/>
            </w:tcMar>
            <w:vAlign w:val="center"/>
            <w:hideMark/>
          </w:tcPr>
          <w:p w14:paraId="7E6B3CB7" w14:textId="77777777" w:rsidR="00055F34" w:rsidRDefault="00AC1C41" w:rsidP="00255FE0">
            <w:pPr>
              <w:rPr>
                <w:rFonts w:eastAsia="Times New Roman" w:cs="Times New Roman"/>
              </w:rPr>
            </w:pPr>
            <w:r>
              <w:rPr>
                <w:rFonts w:eastAsia="Times New Roman" w:cs="Times New Roman"/>
              </w:rPr>
              <w:t xml:space="preserve">73.2 </w:t>
            </w:r>
          </w:p>
        </w:tc>
        <w:tc>
          <w:tcPr>
            <w:tcW w:w="0" w:type="auto"/>
            <w:tcMar>
              <w:top w:w="120" w:type="dxa"/>
              <w:left w:w="120" w:type="dxa"/>
              <w:bottom w:w="120" w:type="dxa"/>
              <w:right w:w="120" w:type="dxa"/>
            </w:tcMar>
            <w:vAlign w:val="center"/>
            <w:hideMark/>
          </w:tcPr>
          <w:p w14:paraId="7305359C" w14:textId="77777777" w:rsidR="00055F34" w:rsidRDefault="00AC1C41" w:rsidP="00255FE0">
            <w:pPr>
              <w:rPr>
                <w:rFonts w:eastAsia="Times New Roman" w:cs="Times New Roman"/>
              </w:rPr>
            </w:pPr>
            <w:r>
              <w:rPr>
                <w:rFonts w:eastAsia="Times New Roman" w:cs="Times New Roman"/>
              </w:rPr>
              <w:t xml:space="preserve">0.44 </w:t>
            </w:r>
          </w:p>
        </w:tc>
        <w:tc>
          <w:tcPr>
            <w:tcW w:w="0" w:type="auto"/>
            <w:tcMar>
              <w:top w:w="120" w:type="dxa"/>
              <w:left w:w="120" w:type="dxa"/>
              <w:bottom w:w="120" w:type="dxa"/>
              <w:right w:w="120" w:type="dxa"/>
            </w:tcMar>
            <w:vAlign w:val="center"/>
            <w:hideMark/>
          </w:tcPr>
          <w:p w14:paraId="29E688B3"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0C170B94" w14:textId="77777777" w:rsidR="00055F34" w:rsidRDefault="00AC1C41" w:rsidP="00255FE0">
            <w:pPr>
              <w:rPr>
                <w:rFonts w:eastAsia="Times New Roman" w:cs="Times New Roman"/>
              </w:rPr>
            </w:pPr>
            <w:r>
              <w:rPr>
                <w:rFonts w:eastAsia="Times New Roman" w:cs="Times New Roman"/>
              </w:rPr>
              <w:t xml:space="preserve">4.5 </w:t>
            </w:r>
          </w:p>
        </w:tc>
      </w:tr>
      <w:tr w:rsidR="00055F34" w14:paraId="5201C45F" w14:textId="77777777">
        <w:trPr>
          <w:tblCellSpacing w:w="15" w:type="dxa"/>
        </w:trPr>
        <w:tc>
          <w:tcPr>
            <w:tcW w:w="0" w:type="auto"/>
            <w:tcMar>
              <w:top w:w="120" w:type="dxa"/>
              <w:left w:w="120" w:type="dxa"/>
              <w:bottom w:w="120" w:type="dxa"/>
              <w:right w:w="120" w:type="dxa"/>
            </w:tcMar>
            <w:vAlign w:val="center"/>
            <w:hideMark/>
          </w:tcPr>
          <w:p w14:paraId="5BE28ABC" w14:textId="77777777" w:rsidR="00055F34" w:rsidRDefault="00AC1C41" w:rsidP="00255FE0">
            <w:pPr>
              <w:rPr>
                <w:rFonts w:eastAsia="Times New Roman" w:cs="Times New Roman"/>
              </w:rPr>
            </w:pPr>
            <w:r>
              <w:rPr>
                <w:rFonts w:eastAsia="Times New Roman" w:cs="Times New Roman"/>
              </w:rPr>
              <w:lastRenderedPageBreak/>
              <w:t xml:space="preserve">GTH 81 </w:t>
            </w:r>
          </w:p>
        </w:tc>
        <w:tc>
          <w:tcPr>
            <w:tcW w:w="0" w:type="auto"/>
            <w:tcMar>
              <w:top w:w="120" w:type="dxa"/>
              <w:left w:w="120" w:type="dxa"/>
              <w:bottom w:w="120" w:type="dxa"/>
              <w:right w:w="120" w:type="dxa"/>
            </w:tcMar>
            <w:vAlign w:val="center"/>
            <w:hideMark/>
          </w:tcPr>
          <w:p w14:paraId="1CF13ADF" w14:textId="77777777" w:rsidR="00055F34" w:rsidRDefault="00AC1C41" w:rsidP="00255FE0">
            <w:pPr>
              <w:rPr>
                <w:rFonts w:eastAsia="Times New Roman" w:cs="Times New Roman"/>
              </w:rPr>
            </w:pPr>
            <w:r>
              <w:rPr>
                <w:rFonts w:eastAsia="Times New Roman" w:cs="Times New Roman"/>
              </w:rPr>
              <w:t xml:space="preserve">10.1 </w:t>
            </w:r>
          </w:p>
        </w:tc>
        <w:tc>
          <w:tcPr>
            <w:tcW w:w="0" w:type="auto"/>
            <w:tcMar>
              <w:top w:w="120" w:type="dxa"/>
              <w:left w:w="120" w:type="dxa"/>
              <w:bottom w:w="120" w:type="dxa"/>
              <w:right w:w="120" w:type="dxa"/>
            </w:tcMar>
            <w:vAlign w:val="center"/>
            <w:hideMark/>
          </w:tcPr>
          <w:p w14:paraId="6D6C380E" w14:textId="77777777" w:rsidR="00055F34" w:rsidRDefault="00AC1C41" w:rsidP="00255FE0">
            <w:pPr>
              <w:rPr>
                <w:rFonts w:eastAsia="Times New Roman" w:cs="Times New Roman"/>
              </w:rPr>
            </w:pPr>
            <w:r>
              <w:rPr>
                <w:rFonts w:eastAsia="Times New Roman" w:cs="Times New Roman"/>
              </w:rPr>
              <w:t xml:space="preserve">12.7 </w:t>
            </w:r>
          </w:p>
        </w:tc>
        <w:tc>
          <w:tcPr>
            <w:tcW w:w="0" w:type="auto"/>
            <w:tcMar>
              <w:top w:w="120" w:type="dxa"/>
              <w:left w:w="120" w:type="dxa"/>
              <w:bottom w:w="120" w:type="dxa"/>
              <w:right w:w="120" w:type="dxa"/>
            </w:tcMar>
            <w:vAlign w:val="center"/>
            <w:hideMark/>
          </w:tcPr>
          <w:p w14:paraId="6BAF5005" w14:textId="77777777" w:rsidR="00055F34" w:rsidRDefault="00AC1C41" w:rsidP="00255FE0">
            <w:pPr>
              <w:rPr>
                <w:rFonts w:eastAsia="Times New Roman" w:cs="Times New Roman"/>
              </w:rPr>
            </w:pPr>
            <w:r>
              <w:rPr>
                <w:rFonts w:eastAsia="Times New Roman" w:cs="Times New Roman"/>
              </w:rPr>
              <w:t xml:space="preserve">62.6 </w:t>
            </w:r>
          </w:p>
        </w:tc>
        <w:tc>
          <w:tcPr>
            <w:tcW w:w="0" w:type="auto"/>
            <w:tcMar>
              <w:top w:w="120" w:type="dxa"/>
              <w:left w:w="120" w:type="dxa"/>
              <w:bottom w:w="120" w:type="dxa"/>
              <w:right w:w="120" w:type="dxa"/>
            </w:tcMar>
            <w:vAlign w:val="center"/>
            <w:hideMark/>
          </w:tcPr>
          <w:p w14:paraId="3F9DAF0D" w14:textId="77777777" w:rsidR="00055F34" w:rsidRDefault="00AC1C41" w:rsidP="00255FE0">
            <w:pPr>
              <w:rPr>
                <w:rFonts w:eastAsia="Times New Roman" w:cs="Times New Roman"/>
              </w:rPr>
            </w:pPr>
            <w:r>
              <w:rPr>
                <w:rFonts w:eastAsia="Times New Roman" w:cs="Times New Roman"/>
              </w:rPr>
              <w:t xml:space="preserve">0.41 </w:t>
            </w:r>
          </w:p>
        </w:tc>
        <w:tc>
          <w:tcPr>
            <w:tcW w:w="0" w:type="auto"/>
            <w:tcMar>
              <w:top w:w="120" w:type="dxa"/>
              <w:left w:w="120" w:type="dxa"/>
              <w:bottom w:w="120" w:type="dxa"/>
              <w:right w:w="120" w:type="dxa"/>
            </w:tcMar>
            <w:vAlign w:val="center"/>
            <w:hideMark/>
          </w:tcPr>
          <w:p w14:paraId="1F515A78" w14:textId="77777777" w:rsidR="00055F34" w:rsidRDefault="00AC1C41" w:rsidP="00255FE0">
            <w:pPr>
              <w:rPr>
                <w:rFonts w:eastAsia="Times New Roman" w:cs="Times New Roman"/>
              </w:rPr>
            </w:pPr>
            <w:r>
              <w:rPr>
                <w:rFonts w:eastAsia="Times New Roman" w:cs="Times New Roman"/>
              </w:rPr>
              <w:t xml:space="preserve">6.5 </w:t>
            </w:r>
          </w:p>
        </w:tc>
        <w:tc>
          <w:tcPr>
            <w:tcW w:w="0" w:type="auto"/>
            <w:tcMar>
              <w:top w:w="120" w:type="dxa"/>
              <w:left w:w="120" w:type="dxa"/>
              <w:bottom w:w="120" w:type="dxa"/>
              <w:right w:w="120" w:type="dxa"/>
            </w:tcMar>
            <w:vAlign w:val="center"/>
            <w:hideMark/>
          </w:tcPr>
          <w:p w14:paraId="0F0871C8" w14:textId="77777777" w:rsidR="00055F34" w:rsidRDefault="00AC1C41" w:rsidP="00255FE0">
            <w:pPr>
              <w:rPr>
                <w:rFonts w:eastAsia="Times New Roman" w:cs="Times New Roman"/>
              </w:rPr>
            </w:pPr>
            <w:r>
              <w:rPr>
                <w:rFonts w:eastAsia="Times New Roman" w:cs="Times New Roman"/>
              </w:rPr>
              <w:t xml:space="preserve">4.3 </w:t>
            </w:r>
          </w:p>
        </w:tc>
      </w:tr>
    </w:tbl>
    <w:p w14:paraId="28D74BA0" w14:textId="77777777" w:rsidR="00055F34" w:rsidRDefault="00AC1C41" w:rsidP="00255FE0">
      <w:pPr>
        <w:pStyle w:val="NormalWeb"/>
        <w:spacing w:line="480" w:lineRule="auto"/>
        <w:ind w:firstLine="0"/>
      </w:pPr>
      <w:r>
        <w:t xml:space="preserve">Table 3. </w:t>
      </w:r>
      <w:proofErr w:type="gramStart"/>
      <w:r>
        <w:t>Results of the ANCOVA assessing the effects of temperature (Temp.) and sediment source (Lake) on sediment oxygen demand from the temperature dependence experiment.</w:t>
      </w:r>
      <w:proofErr w:type="gramEnd"/>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2"/>
        <w:gridCol w:w="570"/>
        <w:gridCol w:w="820"/>
        <w:gridCol w:w="620"/>
        <w:gridCol w:w="998"/>
      </w:tblGrid>
      <w:tr w:rsidR="00055F34" w14:paraId="1A652DBD" w14:textId="77777777">
        <w:trPr>
          <w:tblCellSpacing w:w="15" w:type="dxa"/>
        </w:trPr>
        <w:tc>
          <w:tcPr>
            <w:tcW w:w="0" w:type="auto"/>
            <w:vAlign w:val="center"/>
            <w:hideMark/>
          </w:tcPr>
          <w:p w14:paraId="667D0E2B" w14:textId="77777777" w:rsidR="00055F34" w:rsidRDefault="00AC1C41" w:rsidP="00255FE0">
            <w:pPr>
              <w:rPr>
                <w:rFonts w:eastAsia="Times New Roman" w:cs="Times New Roman"/>
                <w:b/>
                <w:bCs/>
              </w:rPr>
            </w:pPr>
            <w:r>
              <w:rPr>
                <w:rFonts w:eastAsia="Times New Roman" w:cs="Times New Roman"/>
                <w:b/>
                <w:bCs/>
              </w:rPr>
              <w:t>Source</w:t>
            </w:r>
          </w:p>
        </w:tc>
        <w:tc>
          <w:tcPr>
            <w:tcW w:w="0" w:type="auto"/>
            <w:vAlign w:val="center"/>
            <w:hideMark/>
          </w:tcPr>
          <w:p w14:paraId="669567AD" w14:textId="77777777" w:rsidR="00055F34" w:rsidRDefault="00AC1C41" w:rsidP="00255FE0">
            <w:pPr>
              <w:rPr>
                <w:rFonts w:eastAsia="Times New Roman" w:cs="Times New Roman"/>
                <w:b/>
                <w:bCs/>
              </w:rPr>
            </w:pPr>
            <w:proofErr w:type="spellStart"/>
            <w:proofErr w:type="gramStart"/>
            <w:r>
              <w:rPr>
                <w:rStyle w:val="Emphasis"/>
                <w:rFonts w:eastAsia="Times New Roman" w:cs="Times New Roman"/>
                <w:b/>
                <w:bCs/>
              </w:rPr>
              <w:t>df</w:t>
            </w:r>
            <w:proofErr w:type="spellEnd"/>
            <w:proofErr w:type="gramEnd"/>
          </w:p>
        </w:tc>
        <w:tc>
          <w:tcPr>
            <w:tcW w:w="0" w:type="auto"/>
            <w:vAlign w:val="center"/>
            <w:hideMark/>
          </w:tcPr>
          <w:p w14:paraId="0CB752CF" w14:textId="77777777" w:rsidR="00055F34" w:rsidRDefault="00AC1C41" w:rsidP="00255FE0">
            <w:pPr>
              <w:rPr>
                <w:rFonts w:eastAsia="Times New Roman" w:cs="Times New Roman"/>
                <w:b/>
                <w:bCs/>
              </w:rPr>
            </w:pPr>
            <w:r>
              <w:rPr>
                <w:rFonts w:eastAsia="Times New Roman" w:cs="Times New Roman"/>
                <w:b/>
                <w:bCs/>
              </w:rPr>
              <w:t>SS</w:t>
            </w:r>
          </w:p>
        </w:tc>
        <w:tc>
          <w:tcPr>
            <w:tcW w:w="0" w:type="auto"/>
            <w:vAlign w:val="center"/>
            <w:hideMark/>
          </w:tcPr>
          <w:p w14:paraId="6FF08572" w14:textId="77777777" w:rsidR="00055F34" w:rsidRDefault="00AC1C41" w:rsidP="00255FE0">
            <w:pPr>
              <w:rPr>
                <w:rFonts w:eastAsia="Times New Roman" w:cs="Times New Roman"/>
                <w:b/>
                <w:bCs/>
              </w:rPr>
            </w:pPr>
            <w:r>
              <w:rPr>
                <w:rFonts w:eastAsia="Times New Roman" w:cs="Times New Roman"/>
                <w:b/>
                <w:bCs/>
              </w:rPr>
              <w:t>F</w:t>
            </w:r>
          </w:p>
        </w:tc>
        <w:tc>
          <w:tcPr>
            <w:tcW w:w="0" w:type="auto"/>
            <w:vAlign w:val="center"/>
            <w:hideMark/>
          </w:tcPr>
          <w:p w14:paraId="793C53BB" w14:textId="77777777" w:rsidR="00055F34" w:rsidRDefault="00AC1C41" w:rsidP="00255FE0">
            <w:pPr>
              <w:rPr>
                <w:rFonts w:eastAsia="Times New Roman" w:cs="Times New Roman"/>
                <w:b/>
                <w:bCs/>
              </w:rPr>
            </w:pPr>
            <w:proofErr w:type="gramStart"/>
            <w:r>
              <w:rPr>
                <w:rFonts w:eastAsia="Times New Roman" w:cs="Times New Roman"/>
                <w:b/>
                <w:bCs/>
              </w:rPr>
              <w:t>p</w:t>
            </w:r>
            <w:proofErr w:type="gramEnd"/>
          </w:p>
        </w:tc>
      </w:tr>
      <w:tr w:rsidR="00055F34" w14:paraId="6C9C24CE" w14:textId="77777777">
        <w:trPr>
          <w:tblCellSpacing w:w="15" w:type="dxa"/>
        </w:trPr>
        <w:tc>
          <w:tcPr>
            <w:tcW w:w="0" w:type="auto"/>
            <w:tcMar>
              <w:top w:w="120" w:type="dxa"/>
              <w:left w:w="120" w:type="dxa"/>
              <w:bottom w:w="120" w:type="dxa"/>
              <w:right w:w="120" w:type="dxa"/>
            </w:tcMar>
            <w:vAlign w:val="center"/>
            <w:hideMark/>
          </w:tcPr>
          <w:p w14:paraId="3698686E" w14:textId="77777777" w:rsidR="00055F34" w:rsidRDefault="00AC1C41" w:rsidP="00255FE0">
            <w:pPr>
              <w:rPr>
                <w:rFonts w:eastAsia="Times New Roman" w:cs="Times New Roman"/>
              </w:rPr>
            </w:pPr>
            <w:r>
              <w:rPr>
                <w:rFonts w:eastAsia="Times New Roman" w:cs="Times New Roman"/>
              </w:rPr>
              <w:t>Temp.</w:t>
            </w:r>
          </w:p>
        </w:tc>
        <w:tc>
          <w:tcPr>
            <w:tcW w:w="0" w:type="auto"/>
            <w:tcMar>
              <w:top w:w="120" w:type="dxa"/>
              <w:left w:w="120" w:type="dxa"/>
              <w:bottom w:w="120" w:type="dxa"/>
              <w:right w:w="120" w:type="dxa"/>
            </w:tcMar>
            <w:vAlign w:val="center"/>
            <w:hideMark/>
          </w:tcPr>
          <w:p w14:paraId="0FEB035B" w14:textId="77777777" w:rsidR="00055F34" w:rsidRDefault="00AC1C41" w:rsidP="00255FE0">
            <w:pPr>
              <w:rPr>
                <w:rFonts w:eastAsia="Times New Roman" w:cs="Times New Roman"/>
              </w:rPr>
            </w:pPr>
            <w:r>
              <w:rPr>
                <w:rFonts w:eastAsia="Times New Roman" w:cs="Times New Roman"/>
              </w:rPr>
              <w:t>1</w:t>
            </w:r>
          </w:p>
        </w:tc>
        <w:tc>
          <w:tcPr>
            <w:tcW w:w="0" w:type="auto"/>
            <w:tcMar>
              <w:top w:w="120" w:type="dxa"/>
              <w:left w:w="120" w:type="dxa"/>
              <w:bottom w:w="120" w:type="dxa"/>
              <w:right w:w="120" w:type="dxa"/>
            </w:tcMar>
            <w:vAlign w:val="center"/>
            <w:hideMark/>
          </w:tcPr>
          <w:p w14:paraId="45EC60CC" w14:textId="77777777" w:rsidR="00055F34" w:rsidRDefault="00AC1C41" w:rsidP="00255FE0">
            <w:pPr>
              <w:rPr>
                <w:rFonts w:eastAsia="Times New Roman" w:cs="Times New Roman"/>
              </w:rPr>
            </w:pPr>
            <w:r>
              <w:rPr>
                <w:rFonts w:eastAsia="Times New Roman" w:cs="Times New Roman"/>
              </w:rPr>
              <w:t>1056.2</w:t>
            </w:r>
          </w:p>
        </w:tc>
        <w:tc>
          <w:tcPr>
            <w:tcW w:w="0" w:type="auto"/>
            <w:tcMar>
              <w:top w:w="120" w:type="dxa"/>
              <w:left w:w="120" w:type="dxa"/>
              <w:bottom w:w="120" w:type="dxa"/>
              <w:right w:w="120" w:type="dxa"/>
            </w:tcMar>
            <w:vAlign w:val="center"/>
            <w:hideMark/>
          </w:tcPr>
          <w:p w14:paraId="184A486E" w14:textId="77777777" w:rsidR="00055F34" w:rsidRDefault="00AC1C41" w:rsidP="00255FE0">
            <w:pPr>
              <w:rPr>
                <w:rFonts w:eastAsia="Times New Roman" w:cs="Times New Roman"/>
              </w:rPr>
            </w:pPr>
            <w:r>
              <w:rPr>
                <w:rFonts w:eastAsia="Times New Roman" w:cs="Times New Roman"/>
              </w:rPr>
              <w:t>62.4</w:t>
            </w:r>
          </w:p>
        </w:tc>
        <w:tc>
          <w:tcPr>
            <w:tcW w:w="0" w:type="auto"/>
            <w:tcMar>
              <w:top w:w="120" w:type="dxa"/>
              <w:left w:w="120" w:type="dxa"/>
              <w:bottom w:w="120" w:type="dxa"/>
              <w:right w:w="120" w:type="dxa"/>
            </w:tcMar>
            <w:vAlign w:val="center"/>
            <w:hideMark/>
          </w:tcPr>
          <w:p w14:paraId="74C96106" w14:textId="77777777" w:rsidR="00055F34" w:rsidRDefault="00AC1C41" w:rsidP="00255FE0">
            <w:pPr>
              <w:rPr>
                <w:rFonts w:eastAsia="Times New Roman" w:cs="Times New Roman"/>
              </w:rPr>
            </w:pPr>
            <w:r>
              <w:rPr>
                <w:rFonts w:eastAsia="Times New Roman" w:cs="Times New Roman"/>
              </w:rPr>
              <w:t>&lt; 0.0001</w:t>
            </w:r>
          </w:p>
        </w:tc>
      </w:tr>
      <w:tr w:rsidR="00055F34" w14:paraId="57B3BCEE" w14:textId="77777777">
        <w:trPr>
          <w:tblCellSpacing w:w="15" w:type="dxa"/>
        </w:trPr>
        <w:tc>
          <w:tcPr>
            <w:tcW w:w="0" w:type="auto"/>
            <w:tcMar>
              <w:top w:w="120" w:type="dxa"/>
              <w:left w:w="120" w:type="dxa"/>
              <w:bottom w:w="120" w:type="dxa"/>
              <w:right w:w="120" w:type="dxa"/>
            </w:tcMar>
            <w:vAlign w:val="center"/>
            <w:hideMark/>
          </w:tcPr>
          <w:p w14:paraId="3D3CD5F7" w14:textId="77777777" w:rsidR="00055F34" w:rsidRDefault="00AC1C41" w:rsidP="00255FE0">
            <w:pPr>
              <w:rPr>
                <w:rFonts w:eastAsia="Times New Roman" w:cs="Times New Roman"/>
              </w:rPr>
            </w:pPr>
            <w:r>
              <w:rPr>
                <w:rFonts w:eastAsia="Times New Roman" w:cs="Times New Roman"/>
              </w:rPr>
              <w:t>Lake</w:t>
            </w:r>
          </w:p>
        </w:tc>
        <w:tc>
          <w:tcPr>
            <w:tcW w:w="0" w:type="auto"/>
            <w:tcMar>
              <w:top w:w="120" w:type="dxa"/>
              <w:left w:w="120" w:type="dxa"/>
              <w:bottom w:w="120" w:type="dxa"/>
              <w:right w:w="120" w:type="dxa"/>
            </w:tcMar>
            <w:vAlign w:val="center"/>
            <w:hideMark/>
          </w:tcPr>
          <w:p w14:paraId="61E94A8E"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4DDE2405" w14:textId="77777777" w:rsidR="00055F34" w:rsidRDefault="00AC1C41" w:rsidP="00255FE0">
            <w:pPr>
              <w:rPr>
                <w:rFonts w:eastAsia="Times New Roman" w:cs="Times New Roman"/>
              </w:rPr>
            </w:pPr>
            <w:r>
              <w:rPr>
                <w:rFonts w:eastAsia="Times New Roman" w:cs="Times New Roman"/>
              </w:rPr>
              <w:t>202.8</w:t>
            </w:r>
          </w:p>
        </w:tc>
        <w:tc>
          <w:tcPr>
            <w:tcW w:w="0" w:type="auto"/>
            <w:tcMar>
              <w:top w:w="120" w:type="dxa"/>
              <w:left w:w="120" w:type="dxa"/>
              <w:bottom w:w="120" w:type="dxa"/>
              <w:right w:w="120" w:type="dxa"/>
            </w:tcMar>
            <w:vAlign w:val="center"/>
            <w:hideMark/>
          </w:tcPr>
          <w:p w14:paraId="5E18A603" w14:textId="77777777" w:rsidR="00055F34" w:rsidRDefault="00AC1C41" w:rsidP="00255FE0">
            <w:pPr>
              <w:rPr>
                <w:rFonts w:eastAsia="Times New Roman" w:cs="Times New Roman"/>
              </w:rPr>
            </w:pPr>
            <w:r>
              <w:rPr>
                <w:rFonts w:eastAsia="Times New Roman" w:cs="Times New Roman"/>
              </w:rPr>
              <w:t>6.0</w:t>
            </w:r>
          </w:p>
        </w:tc>
        <w:tc>
          <w:tcPr>
            <w:tcW w:w="0" w:type="auto"/>
            <w:tcMar>
              <w:top w:w="120" w:type="dxa"/>
              <w:left w:w="120" w:type="dxa"/>
              <w:bottom w:w="120" w:type="dxa"/>
              <w:right w:w="120" w:type="dxa"/>
            </w:tcMar>
            <w:vAlign w:val="center"/>
            <w:hideMark/>
          </w:tcPr>
          <w:p w14:paraId="72A5A4E4" w14:textId="77777777" w:rsidR="00055F34" w:rsidRDefault="00AC1C41" w:rsidP="00255FE0">
            <w:pPr>
              <w:rPr>
                <w:rFonts w:eastAsia="Times New Roman" w:cs="Times New Roman"/>
              </w:rPr>
            </w:pPr>
            <w:r>
              <w:rPr>
                <w:rFonts w:eastAsia="Times New Roman" w:cs="Times New Roman"/>
              </w:rPr>
              <w:t>0.003</w:t>
            </w:r>
          </w:p>
        </w:tc>
      </w:tr>
      <w:tr w:rsidR="00055F34" w14:paraId="38E06EAF" w14:textId="77777777">
        <w:trPr>
          <w:tblCellSpacing w:w="15" w:type="dxa"/>
        </w:trPr>
        <w:tc>
          <w:tcPr>
            <w:tcW w:w="0" w:type="auto"/>
            <w:tcMar>
              <w:top w:w="120" w:type="dxa"/>
              <w:left w:w="120" w:type="dxa"/>
              <w:bottom w:w="120" w:type="dxa"/>
              <w:right w:w="120" w:type="dxa"/>
            </w:tcMar>
            <w:vAlign w:val="center"/>
            <w:hideMark/>
          </w:tcPr>
          <w:p w14:paraId="2563EB47" w14:textId="77777777" w:rsidR="00055F34" w:rsidRDefault="00AC1C41" w:rsidP="00255FE0">
            <w:pPr>
              <w:rPr>
                <w:rFonts w:eastAsia="Times New Roman" w:cs="Times New Roman"/>
              </w:rPr>
            </w:pPr>
            <w:r>
              <w:rPr>
                <w:rFonts w:eastAsia="Times New Roman" w:cs="Times New Roman"/>
              </w:rPr>
              <w:t>Temp. * Lake</w:t>
            </w:r>
          </w:p>
        </w:tc>
        <w:tc>
          <w:tcPr>
            <w:tcW w:w="0" w:type="auto"/>
            <w:tcMar>
              <w:top w:w="120" w:type="dxa"/>
              <w:left w:w="120" w:type="dxa"/>
              <w:bottom w:w="120" w:type="dxa"/>
              <w:right w:w="120" w:type="dxa"/>
            </w:tcMar>
            <w:vAlign w:val="center"/>
            <w:hideMark/>
          </w:tcPr>
          <w:p w14:paraId="0545BD17"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5F73DAF8" w14:textId="77777777" w:rsidR="00055F34" w:rsidRDefault="00AC1C41" w:rsidP="00255FE0">
            <w:pPr>
              <w:rPr>
                <w:rFonts w:eastAsia="Times New Roman" w:cs="Times New Roman"/>
              </w:rPr>
            </w:pPr>
            <w:r>
              <w:rPr>
                <w:rFonts w:eastAsia="Times New Roman" w:cs="Times New Roman"/>
              </w:rPr>
              <w:t>17.6</w:t>
            </w:r>
          </w:p>
        </w:tc>
        <w:tc>
          <w:tcPr>
            <w:tcW w:w="0" w:type="auto"/>
            <w:tcMar>
              <w:top w:w="120" w:type="dxa"/>
              <w:left w:w="120" w:type="dxa"/>
              <w:bottom w:w="120" w:type="dxa"/>
              <w:right w:w="120" w:type="dxa"/>
            </w:tcMar>
            <w:vAlign w:val="center"/>
            <w:hideMark/>
          </w:tcPr>
          <w:p w14:paraId="7AA43E19" w14:textId="77777777" w:rsidR="00055F34" w:rsidRDefault="00AC1C41" w:rsidP="00255FE0">
            <w:pPr>
              <w:rPr>
                <w:rFonts w:eastAsia="Times New Roman" w:cs="Times New Roman"/>
              </w:rPr>
            </w:pPr>
            <w:r>
              <w:rPr>
                <w:rFonts w:eastAsia="Times New Roman" w:cs="Times New Roman"/>
              </w:rPr>
              <w:t>0.5</w:t>
            </w:r>
          </w:p>
        </w:tc>
        <w:tc>
          <w:tcPr>
            <w:tcW w:w="0" w:type="auto"/>
            <w:tcMar>
              <w:top w:w="120" w:type="dxa"/>
              <w:left w:w="120" w:type="dxa"/>
              <w:bottom w:w="120" w:type="dxa"/>
              <w:right w:w="120" w:type="dxa"/>
            </w:tcMar>
            <w:vAlign w:val="center"/>
            <w:hideMark/>
          </w:tcPr>
          <w:p w14:paraId="09EF3567" w14:textId="77777777" w:rsidR="00055F34" w:rsidRDefault="00AC1C41" w:rsidP="00255FE0">
            <w:pPr>
              <w:rPr>
                <w:rFonts w:eastAsia="Times New Roman" w:cs="Times New Roman"/>
              </w:rPr>
            </w:pPr>
            <w:r>
              <w:rPr>
                <w:rFonts w:eastAsia="Times New Roman" w:cs="Times New Roman"/>
              </w:rPr>
              <w:t>0.596</w:t>
            </w:r>
          </w:p>
        </w:tc>
      </w:tr>
      <w:tr w:rsidR="00055F34" w14:paraId="288BF001" w14:textId="77777777">
        <w:trPr>
          <w:tblCellSpacing w:w="15" w:type="dxa"/>
        </w:trPr>
        <w:tc>
          <w:tcPr>
            <w:tcW w:w="0" w:type="auto"/>
            <w:tcMar>
              <w:top w:w="120" w:type="dxa"/>
              <w:left w:w="120" w:type="dxa"/>
              <w:bottom w:w="120" w:type="dxa"/>
              <w:right w:w="120" w:type="dxa"/>
            </w:tcMar>
            <w:vAlign w:val="center"/>
            <w:hideMark/>
          </w:tcPr>
          <w:p w14:paraId="1503073E" w14:textId="77777777" w:rsidR="00055F34" w:rsidRDefault="00AC1C41" w:rsidP="00255FE0">
            <w:pPr>
              <w:rPr>
                <w:rFonts w:eastAsia="Times New Roman" w:cs="Times New Roman"/>
              </w:rPr>
            </w:pPr>
            <w:r>
              <w:rPr>
                <w:rFonts w:eastAsia="Times New Roman" w:cs="Times New Roman"/>
              </w:rPr>
              <w:t>Error</w:t>
            </w:r>
          </w:p>
        </w:tc>
        <w:tc>
          <w:tcPr>
            <w:tcW w:w="0" w:type="auto"/>
            <w:tcMar>
              <w:top w:w="120" w:type="dxa"/>
              <w:left w:w="120" w:type="dxa"/>
              <w:bottom w:w="120" w:type="dxa"/>
              <w:right w:w="120" w:type="dxa"/>
            </w:tcMar>
            <w:vAlign w:val="center"/>
            <w:hideMark/>
          </w:tcPr>
          <w:p w14:paraId="30399CEE" w14:textId="77777777" w:rsidR="00055F34" w:rsidRDefault="00AC1C41" w:rsidP="00255FE0">
            <w:pPr>
              <w:rPr>
                <w:rFonts w:eastAsia="Times New Roman" w:cs="Times New Roman"/>
              </w:rPr>
            </w:pPr>
            <w:r>
              <w:rPr>
                <w:rFonts w:eastAsia="Times New Roman" w:cs="Times New Roman"/>
              </w:rPr>
              <w:t>106</w:t>
            </w:r>
          </w:p>
        </w:tc>
        <w:tc>
          <w:tcPr>
            <w:tcW w:w="0" w:type="auto"/>
            <w:tcMar>
              <w:top w:w="120" w:type="dxa"/>
              <w:left w:w="120" w:type="dxa"/>
              <w:bottom w:w="120" w:type="dxa"/>
              <w:right w:w="120" w:type="dxa"/>
            </w:tcMar>
            <w:vAlign w:val="center"/>
            <w:hideMark/>
          </w:tcPr>
          <w:p w14:paraId="2D463446" w14:textId="77777777" w:rsidR="00055F34" w:rsidRDefault="00AC1C41" w:rsidP="00255FE0">
            <w:pPr>
              <w:rPr>
                <w:rFonts w:eastAsia="Times New Roman" w:cs="Times New Roman"/>
              </w:rPr>
            </w:pPr>
            <w:r>
              <w:rPr>
                <w:rFonts w:eastAsia="Times New Roman" w:cs="Times New Roman"/>
              </w:rPr>
              <w:t>1792.7</w:t>
            </w:r>
          </w:p>
        </w:tc>
        <w:tc>
          <w:tcPr>
            <w:tcW w:w="0" w:type="auto"/>
            <w:tcMar>
              <w:top w:w="120" w:type="dxa"/>
              <w:left w:w="120" w:type="dxa"/>
              <w:bottom w:w="120" w:type="dxa"/>
              <w:right w:w="120" w:type="dxa"/>
            </w:tcMar>
            <w:vAlign w:val="center"/>
            <w:hideMark/>
          </w:tcPr>
          <w:p w14:paraId="795024C9"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2A03E8A" w14:textId="77777777" w:rsidR="00055F34" w:rsidRDefault="00055F34" w:rsidP="00255FE0">
            <w:pPr>
              <w:rPr>
                <w:rFonts w:eastAsia="Times New Roman" w:cs="Times New Roman"/>
              </w:rPr>
            </w:pPr>
          </w:p>
        </w:tc>
      </w:tr>
    </w:tbl>
    <w:p w14:paraId="1B830EDD" w14:textId="77777777" w:rsidR="00055F34" w:rsidRDefault="00AC1C41" w:rsidP="00255FE0">
      <w:pPr>
        <w:pStyle w:val="NormalWeb"/>
        <w:spacing w:line="480" w:lineRule="auto"/>
        <w:ind w:firstLine="0"/>
      </w:pPr>
      <w:r>
        <w:t xml:space="preserve">Table 4. Results </w:t>
      </w:r>
      <w:proofErr w:type="gramStart"/>
      <w:r>
        <w:t>of a repeated measures</w:t>
      </w:r>
      <w:proofErr w:type="gramEnd"/>
      <w:r>
        <w:t xml:space="preserve"> ANCOVA assessing the effect of the oxygen concentration in the overlying water (Oxygen) and the source of the sediments (Lake) on sediment oxygen demand from the oxygen availability experiment.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8"/>
        <w:gridCol w:w="370"/>
        <w:gridCol w:w="570"/>
        <w:gridCol w:w="720"/>
        <w:gridCol w:w="998"/>
      </w:tblGrid>
      <w:tr w:rsidR="00055F34" w14:paraId="7ABEF896" w14:textId="77777777">
        <w:trPr>
          <w:tblCellSpacing w:w="15" w:type="dxa"/>
        </w:trPr>
        <w:tc>
          <w:tcPr>
            <w:tcW w:w="0" w:type="auto"/>
            <w:vAlign w:val="center"/>
            <w:hideMark/>
          </w:tcPr>
          <w:p w14:paraId="0DDDE61E" w14:textId="77777777" w:rsidR="00055F34" w:rsidRDefault="00AC1C41" w:rsidP="00255FE0">
            <w:pPr>
              <w:rPr>
                <w:rFonts w:eastAsia="Times New Roman" w:cs="Times New Roman"/>
                <w:b/>
                <w:bCs/>
              </w:rPr>
            </w:pPr>
            <w:r>
              <w:rPr>
                <w:rFonts w:eastAsia="Times New Roman" w:cs="Times New Roman"/>
                <w:b/>
                <w:bCs/>
              </w:rPr>
              <w:t>Source</w:t>
            </w:r>
          </w:p>
        </w:tc>
        <w:tc>
          <w:tcPr>
            <w:tcW w:w="0" w:type="auto"/>
            <w:vAlign w:val="center"/>
            <w:hideMark/>
          </w:tcPr>
          <w:p w14:paraId="14D1B85C" w14:textId="77777777" w:rsidR="00055F34" w:rsidRDefault="00AC1C41" w:rsidP="00255FE0">
            <w:pPr>
              <w:rPr>
                <w:rFonts w:eastAsia="Times New Roman" w:cs="Times New Roman"/>
                <w:b/>
                <w:bCs/>
              </w:rPr>
            </w:pPr>
            <w:proofErr w:type="spellStart"/>
            <w:proofErr w:type="gramStart"/>
            <w:r>
              <w:rPr>
                <w:rStyle w:val="Emphasis"/>
                <w:rFonts w:eastAsia="Times New Roman" w:cs="Times New Roman"/>
                <w:b/>
                <w:bCs/>
              </w:rPr>
              <w:t>df</w:t>
            </w:r>
            <w:proofErr w:type="spellEnd"/>
            <w:proofErr w:type="gramEnd"/>
          </w:p>
        </w:tc>
        <w:tc>
          <w:tcPr>
            <w:tcW w:w="0" w:type="auto"/>
            <w:vAlign w:val="center"/>
            <w:hideMark/>
          </w:tcPr>
          <w:p w14:paraId="4C9A6262" w14:textId="77777777" w:rsidR="00055F34" w:rsidRDefault="00AC1C41" w:rsidP="00255FE0">
            <w:pPr>
              <w:rPr>
                <w:rFonts w:eastAsia="Times New Roman" w:cs="Times New Roman"/>
                <w:b/>
                <w:bCs/>
              </w:rPr>
            </w:pPr>
            <w:proofErr w:type="spellStart"/>
            <w:proofErr w:type="gramStart"/>
            <w:r>
              <w:rPr>
                <w:rStyle w:val="Emphasis"/>
                <w:rFonts w:eastAsia="Times New Roman" w:cs="Times New Roman"/>
                <w:b/>
                <w:bCs/>
              </w:rPr>
              <w:t>df</w:t>
            </w:r>
            <w:r>
              <w:rPr>
                <w:rStyle w:val="Emphasis"/>
                <w:rFonts w:eastAsia="Times New Roman" w:cs="Times New Roman"/>
                <w:b/>
                <w:bCs/>
                <w:vertAlign w:val="subscript"/>
              </w:rPr>
              <w:t>denom</w:t>
            </w:r>
            <w:proofErr w:type="spellEnd"/>
            <w:proofErr w:type="gramEnd"/>
          </w:p>
        </w:tc>
        <w:tc>
          <w:tcPr>
            <w:tcW w:w="0" w:type="auto"/>
            <w:vAlign w:val="center"/>
            <w:hideMark/>
          </w:tcPr>
          <w:p w14:paraId="59BD35F2" w14:textId="77777777" w:rsidR="00055F34" w:rsidRDefault="00AC1C41" w:rsidP="00255FE0">
            <w:pPr>
              <w:rPr>
                <w:rFonts w:eastAsia="Times New Roman" w:cs="Times New Roman"/>
                <w:b/>
                <w:bCs/>
              </w:rPr>
            </w:pPr>
            <w:r>
              <w:rPr>
                <w:rFonts w:eastAsia="Times New Roman" w:cs="Times New Roman"/>
                <w:b/>
                <w:bCs/>
              </w:rPr>
              <w:t>F</w:t>
            </w:r>
          </w:p>
        </w:tc>
        <w:tc>
          <w:tcPr>
            <w:tcW w:w="0" w:type="auto"/>
            <w:vAlign w:val="center"/>
            <w:hideMark/>
          </w:tcPr>
          <w:p w14:paraId="4ACB77C7" w14:textId="77777777" w:rsidR="00055F34" w:rsidRDefault="00AC1C41" w:rsidP="00255FE0">
            <w:pPr>
              <w:rPr>
                <w:rFonts w:eastAsia="Times New Roman" w:cs="Times New Roman"/>
                <w:b/>
                <w:bCs/>
              </w:rPr>
            </w:pPr>
            <w:proofErr w:type="gramStart"/>
            <w:r>
              <w:rPr>
                <w:rFonts w:eastAsia="Times New Roman" w:cs="Times New Roman"/>
                <w:b/>
                <w:bCs/>
              </w:rPr>
              <w:t>p</w:t>
            </w:r>
            <w:proofErr w:type="gramEnd"/>
          </w:p>
        </w:tc>
      </w:tr>
      <w:tr w:rsidR="00055F34" w14:paraId="7D73D5CA" w14:textId="77777777">
        <w:trPr>
          <w:tblCellSpacing w:w="15" w:type="dxa"/>
        </w:trPr>
        <w:tc>
          <w:tcPr>
            <w:tcW w:w="0" w:type="auto"/>
            <w:tcMar>
              <w:top w:w="120" w:type="dxa"/>
              <w:left w:w="120" w:type="dxa"/>
              <w:bottom w:w="120" w:type="dxa"/>
              <w:right w:w="120" w:type="dxa"/>
            </w:tcMar>
            <w:vAlign w:val="center"/>
            <w:hideMark/>
          </w:tcPr>
          <w:p w14:paraId="0B5396E5" w14:textId="77777777" w:rsidR="00055F34" w:rsidRDefault="00AC1C41" w:rsidP="00255FE0">
            <w:pPr>
              <w:rPr>
                <w:rFonts w:eastAsia="Times New Roman" w:cs="Times New Roman"/>
              </w:rPr>
            </w:pPr>
            <w:r>
              <w:rPr>
                <w:rFonts w:eastAsia="Times New Roman" w:cs="Times New Roman"/>
              </w:rPr>
              <w:t>Intercept</w:t>
            </w:r>
          </w:p>
        </w:tc>
        <w:tc>
          <w:tcPr>
            <w:tcW w:w="0" w:type="auto"/>
            <w:tcMar>
              <w:top w:w="120" w:type="dxa"/>
              <w:left w:w="120" w:type="dxa"/>
              <w:bottom w:w="120" w:type="dxa"/>
              <w:right w:w="120" w:type="dxa"/>
            </w:tcMar>
            <w:vAlign w:val="center"/>
            <w:hideMark/>
          </w:tcPr>
          <w:p w14:paraId="20D0812C" w14:textId="77777777" w:rsidR="00055F34" w:rsidRDefault="00AC1C41" w:rsidP="00255FE0">
            <w:pPr>
              <w:rPr>
                <w:rFonts w:eastAsia="Times New Roman" w:cs="Times New Roman"/>
              </w:rPr>
            </w:pPr>
            <w:r>
              <w:rPr>
                <w:rFonts w:eastAsia="Times New Roman" w:cs="Times New Roman"/>
              </w:rPr>
              <w:t>1</w:t>
            </w:r>
          </w:p>
        </w:tc>
        <w:tc>
          <w:tcPr>
            <w:tcW w:w="0" w:type="auto"/>
            <w:tcMar>
              <w:top w:w="120" w:type="dxa"/>
              <w:left w:w="120" w:type="dxa"/>
              <w:bottom w:w="120" w:type="dxa"/>
              <w:right w:w="120" w:type="dxa"/>
            </w:tcMar>
            <w:vAlign w:val="center"/>
            <w:hideMark/>
          </w:tcPr>
          <w:p w14:paraId="79F82E60"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41181E53" w14:textId="77777777" w:rsidR="00055F34" w:rsidRDefault="00AC1C41" w:rsidP="00255FE0">
            <w:pPr>
              <w:rPr>
                <w:rFonts w:eastAsia="Times New Roman" w:cs="Times New Roman"/>
              </w:rPr>
            </w:pPr>
            <w:r>
              <w:rPr>
                <w:rFonts w:eastAsia="Times New Roman" w:cs="Times New Roman"/>
              </w:rPr>
              <w:t>243.1</w:t>
            </w:r>
          </w:p>
        </w:tc>
        <w:tc>
          <w:tcPr>
            <w:tcW w:w="0" w:type="auto"/>
            <w:tcMar>
              <w:top w:w="120" w:type="dxa"/>
              <w:left w:w="120" w:type="dxa"/>
              <w:bottom w:w="120" w:type="dxa"/>
              <w:right w:w="120" w:type="dxa"/>
            </w:tcMar>
            <w:vAlign w:val="center"/>
            <w:hideMark/>
          </w:tcPr>
          <w:p w14:paraId="55501CF5" w14:textId="77777777" w:rsidR="00055F34" w:rsidRDefault="00AC1C41" w:rsidP="00255FE0">
            <w:pPr>
              <w:rPr>
                <w:rFonts w:eastAsia="Times New Roman" w:cs="Times New Roman"/>
              </w:rPr>
            </w:pPr>
            <w:r>
              <w:rPr>
                <w:rFonts w:eastAsia="Times New Roman" w:cs="Times New Roman"/>
              </w:rPr>
              <w:t>&lt; 0.0001</w:t>
            </w:r>
          </w:p>
        </w:tc>
      </w:tr>
      <w:tr w:rsidR="00055F34" w14:paraId="5266C424" w14:textId="77777777">
        <w:trPr>
          <w:tblCellSpacing w:w="15" w:type="dxa"/>
        </w:trPr>
        <w:tc>
          <w:tcPr>
            <w:tcW w:w="0" w:type="auto"/>
            <w:tcMar>
              <w:top w:w="120" w:type="dxa"/>
              <w:left w:w="120" w:type="dxa"/>
              <w:bottom w:w="120" w:type="dxa"/>
              <w:right w:w="120" w:type="dxa"/>
            </w:tcMar>
            <w:vAlign w:val="center"/>
            <w:hideMark/>
          </w:tcPr>
          <w:p w14:paraId="5FDDB113" w14:textId="77777777" w:rsidR="00055F34" w:rsidRDefault="00AC1C41" w:rsidP="00255FE0">
            <w:pPr>
              <w:rPr>
                <w:rFonts w:eastAsia="Times New Roman" w:cs="Times New Roman"/>
              </w:rPr>
            </w:pPr>
            <w:r>
              <w:rPr>
                <w:rFonts w:eastAsia="Times New Roman" w:cs="Times New Roman"/>
              </w:rPr>
              <w:t>Oxygen</w:t>
            </w:r>
          </w:p>
        </w:tc>
        <w:tc>
          <w:tcPr>
            <w:tcW w:w="0" w:type="auto"/>
            <w:tcMar>
              <w:top w:w="120" w:type="dxa"/>
              <w:left w:w="120" w:type="dxa"/>
              <w:bottom w:w="120" w:type="dxa"/>
              <w:right w:w="120" w:type="dxa"/>
            </w:tcMar>
            <w:vAlign w:val="center"/>
            <w:hideMark/>
          </w:tcPr>
          <w:p w14:paraId="56DF0822" w14:textId="77777777" w:rsidR="00055F34" w:rsidRDefault="00AC1C41" w:rsidP="00255FE0">
            <w:pPr>
              <w:rPr>
                <w:rFonts w:eastAsia="Times New Roman" w:cs="Times New Roman"/>
              </w:rPr>
            </w:pPr>
            <w:r>
              <w:rPr>
                <w:rFonts w:eastAsia="Times New Roman" w:cs="Times New Roman"/>
              </w:rPr>
              <w:t>1</w:t>
            </w:r>
          </w:p>
        </w:tc>
        <w:tc>
          <w:tcPr>
            <w:tcW w:w="0" w:type="auto"/>
            <w:tcMar>
              <w:top w:w="120" w:type="dxa"/>
              <w:left w:w="120" w:type="dxa"/>
              <w:bottom w:w="120" w:type="dxa"/>
              <w:right w:w="120" w:type="dxa"/>
            </w:tcMar>
            <w:vAlign w:val="center"/>
            <w:hideMark/>
          </w:tcPr>
          <w:p w14:paraId="4547DF36"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714AF2CE" w14:textId="77777777" w:rsidR="00055F34" w:rsidRDefault="00AC1C41" w:rsidP="00255FE0">
            <w:pPr>
              <w:rPr>
                <w:rFonts w:eastAsia="Times New Roman" w:cs="Times New Roman"/>
              </w:rPr>
            </w:pPr>
            <w:r>
              <w:rPr>
                <w:rFonts w:eastAsia="Times New Roman" w:cs="Times New Roman"/>
              </w:rPr>
              <w:t>8.1</w:t>
            </w:r>
          </w:p>
        </w:tc>
        <w:tc>
          <w:tcPr>
            <w:tcW w:w="0" w:type="auto"/>
            <w:tcMar>
              <w:top w:w="120" w:type="dxa"/>
              <w:left w:w="120" w:type="dxa"/>
              <w:bottom w:w="120" w:type="dxa"/>
              <w:right w:w="120" w:type="dxa"/>
            </w:tcMar>
            <w:vAlign w:val="center"/>
            <w:hideMark/>
          </w:tcPr>
          <w:p w14:paraId="6351C105" w14:textId="77777777" w:rsidR="00055F34" w:rsidRDefault="00AC1C41" w:rsidP="00255FE0">
            <w:pPr>
              <w:rPr>
                <w:rFonts w:eastAsia="Times New Roman" w:cs="Times New Roman"/>
              </w:rPr>
            </w:pPr>
            <w:r>
              <w:rPr>
                <w:rFonts w:eastAsia="Times New Roman" w:cs="Times New Roman"/>
              </w:rPr>
              <w:t>0.006</w:t>
            </w:r>
          </w:p>
        </w:tc>
      </w:tr>
      <w:tr w:rsidR="00055F34" w14:paraId="7C255A52" w14:textId="77777777">
        <w:trPr>
          <w:tblCellSpacing w:w="15" w:type="dxa"/>
        </w:trPr>
        <w:tc>
          <w:tcPr>
            <w:tcW w:w="0" w:type="auto"/>
            <w:tcMar>
              <w:top w:w="120" w:type="dxa"/>
              <w:left w:w="120" w:type="dxa"/>
              <w:bottom w:w="120" w:type="dxa"/>
              <w:right w:w="120" w:type="dxa"/>
            </w:tcMar>
            <w:vAlign w:val="center"/>
            <w:hideMark/>
          </w:tcPr>
          <w:p w14:paraId="4B7F856D" w14:textId="77777777" w:rsidR="00055F34" w:rsidRDefault="00AC1C41" w:rsidP="00255FE0">
            <w:pPr>
              <w:rPr>
                <w:rFonts w:eastAsia="Times New Roman" w:cs="Times New Roman"/>
              </w:rPr>
            </w:pPr>
            <w:r>
              <w:rPr>
                <w:rFonts w:eastAsia="Times New Roman" w:cs="Times New Roman"/>
              </w:rPr>
              <w:t>Lake</w:t>
            </w:r>
          </w:p>
        </w:tc>
        <w:tc>
          <w:tcPr>
            <w:tcW w:w="0" w:type="auto"/>
            <w:tcMar>
              <w:top w:w="120" w:type="dxa"/>
              <w:left w:w="120" w:type="dxa"/>
              <w:bottom w:w="120" w:type="dxa"/>
              <w:right w:w="120" w:type="dxa"/>
            </w:tcMar>
            <w:vAlign w:val="center"/>
            <w:hideMark/>
          </w:tcPr>
          <w:p w14:paraId="762E7319"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6F027160"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4BC47446" w14:textId="77777777" w:rsidR="00055F34" w:rsidRDefault="00AC1C41" w:rsidP="00255FE0">
            <w:pPr>
              <w:rPr>
                <w:rFonts w:eastAsia="Times New Roman" w:cs="Times New Roman"/>
              </w:rPr>
            </w:pPr>
            <w:r>
              <w:rPr>
                <w:rFonts w:eastAsia="Times New Roman" w:cs="Times New Roman"/>
              </w:rPr>
              <w:t>0.8</w:t>
            </w:r>
          </w:p>
        </w:tc>
        <w:tc>
          <w:tcPr>
            <w:tcW w:w="0" w:type="auto"/>
            <w:tcMar>
              <w:top w:w="120" w:type="dxa"/>
              <w:left w:w="120" w:type="dxa"/>
              <w:bottom w:w="120" w:type="dxa"/>
              <w:right w:w="120" w:type="dxa"/>
            </w:tcMar>
            <w:vAlign w:val="center"/>
            <w:hideMark/>
          </w:tcPr>
          <w:p w14:paraId="4AAD79C5" w14:textId="77777777" w:rsidR="00055F34" w:rsidRDefault="00AC1C41" w:rsidP="00255FE0">
            <w:pPr>
              <w:rPr>
                <w:rFonts w:eastAsia="Times New Roman" w:cs="Times New Roman"/>
              </w:rPr>
            </w:pPr>
            <w:r>
              <w:rPr>
                <w:rFonts w:eastAsia="Times New Roman" w:cs="Times New Roman"/>
              </w:rPr>
              <w:t>&lt; 0.0001</w:t>
            </w:r>
          </w:p>
        </w:tc>
      </w:tr>
      <w:tr w:rsidR="00055F34" w14:paraId="5C1CEA1F" w14:textId="77777777">
        <w:trPr>
          <w:tblCellSpacing w:w="15" w:type="dxa"/>
        </w:trPr>
        <w:tc>
          <w:tcPr>
            <w:tcW w:w="0" w:type="auto"/>
            <w:tcMar>
              <w:top w:w="120" w:type="dxa"/>
              <w:left w:w="120" w:type="dxa"/>
              <w:bottom w:w="120" w:type="dxa"/>
              <w:right w:w="120" w:type="dxa"/>
            </w:tcMar>
            <w:vAlign w:val="center"/>
            <w:hideMark/>
          </w:tcPr>
          <w:p w14:paraId="4007013D" w14:textId="77777777" w:rsidR="00055F34" w:rsidRDefault="00AC1C41" w:rsidP="00255FE0">
            <w:pPr>
              <w:rPr>
                <w:rFonts w:eastAsia="Times New Roman" w:cs="Times New Roman"/>
              </w:rPr>
            </w:pPr>
            <w:r>
              <w:rPr>
                <w:rFonts w:eastAsia="Times New Roman" w:cs="Times New Roman"/>
              </w:rPr>
              <w:t>Lake * Oxygen</w:t>
            </w:r>
          </w:p>
        </w:tc>
        <w:tc>
          <w:tcPr>
            <w:tcW w:w="0" w:type="auto"/>
            <w:tcMar>
              <w:top w:w="120" w:type="dxa"/>
              <w:left w:w="120" w:type="dxa"/>
              <w:bottom w:w="120" w:type="dxa"/>
              <w:right w:w="120" w:type="dxa"/>
            </w:tcMar>
            <w:vAlign w:val="center"/>
            <w:hideMark/>
          </w:tcPr>
          <w:p w14:paraId="67C747F7"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6320C185"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7AACEFA4" w14:textId="77777777" w:rsidR="00055F34" w:rsidRDefault="00AC1C41" w:rsidP="00255FE0">
            <w:pPr>
              <w:rPr>
                <w:rFonts w:eastAsia="Times New Roman" w:cs="Times New Roman"/>
              </w:rPr>
            </w:pPr>
            <w:r>
              <w:rPr>
                <w:rFonts w:eastAsia="Times New Roman" w:cs="Times New Roman"/>
              </w:rPr>
              <w:t>0.8</w:t>
            </w:r>
          </w:p>
        </w:tc>
        <w:tc>
          <w:tcPr>
            <w:tcW w:w="0" w:type="auto"/>
            <w:tcMar>
              <w:top w:w="120" w:type="dxa"/>
              <w:left w:w="120" w:type="dxa"/>
              <w:bottom w:w="120" w:type="dxa"/>
              <w:right w:w="120" w:type="dxa"/>
            </w:tcMar>
            <w:vAlign w:val="center"/>
            <w:hideMark/>
          </w:tcPr>
          <w:p w14:paraId="57726F19" w14:textId="77777777" w:rsidR="00055F34" w:rsidRDefault="00AC1C41" w:rsidP="00255FE0">
            <w:pPr>
              <w:rPr>
                <w:rFonts w:eastAsia="Times New Roman" w:cs="Times New Roman"/>
              </w:rPr>
            </w:pPr>
            <w:r>
              <w:rPr>
                <w:rFonts w:eastAsia="Times New Roman" w:cs="Times New Roman"/>
              </w:rPr>
              <w:t>0.44</w:t>
            </w:r>
          </w:p>
        </w:tc>
      </w:tr>
    </w:tbl>
    <w:p w14:paraId="5C4E9182" w14:textId="77777777" w:rsidR="00055F34" w:rsidRDefault="00AC1C41" w:rsidP="00255FE0">
      <w:pPr>
        <w:pStyle w:val="NormalWeb"/>
        <w:spacing w:line="480" w:lineRule="auto"/>
        <w:ind w:firstLine="0"/>
      </w:pPr>
      <w:r>
        <w:t xml:space="preserve">Table 5. </w:t>
      </w:r>
      <w:proofErr w:type="gramStart"/>
      <w:r>
        <w:t>Summary of temperature and oxygen profiles from GTH 91 during 2006 and 2008.</w:t>
      </w:r>
      <w:proofErr w:type="gramEnd"/>
      <w:r>
        <w:t xml:space="preserve"> Thermocline Z is the thermocline depth in m. </w:t>
      </w:r>
      <w:proofErr w:type="spellStart"/>
      <w:r>
        <w:t>K</w:t>
      </w:r>
      <w:r>
        <w:rPr>
          <w:vertAlign w:val="subscript"/>
        </w:rPr>
        <w:t>d</w:t>
      </w:r>
      <w:proofErr w:type="spellEnd"/>
      <w:r>
        <w:t xml:space="preserve"> is the light extinction coefficient (m</w:t>
      </w:r>
      <w:r>
        <w:rPr>
          <w:vertAlign w:val="superscript"/>
        </w:rPr>
        <w:t>-1</w:t>
      </w:r>
      <w:r>
        <w:t>). O</w:t>
      </w:r>
      <w:r>
        <w:rPr>
          <w:vertAlign w:val="subscript"/>
        </w:rPr>
        <w:t>2</w:t>
      </w:r>
      <w:r>
        <w:t xml:space="preserve"> Deficit is the area-weighted mean oxygen concentration of the </w:t>
      </w:r>
      <w:proofErr w:type="spellStart"/>
      <w:r>
        <w:t>hypolimnion</w:t>
      </w:r>
      <w:proofErr w:type="spellEnd"/>
      <w:r>
        <w:t xml:space="preserve"> divided by the area-weighted mean oxygen concentration of the </w:t>
      </w:r>
      <w:proofErr w:type="spellStart"/>
      <w:r>
        <w:t>hypolimnion</w:t>
      </w:r>
      <w:proofErr w:type="spellEnd"/>
      <w:r>
        <w:t xml:space="preserve"> multiplied by 100. </w:t>
      </w:r>
      <w:proofErr w:type="spellStart"/>
      <w:r>
        <w:t>Epi</w:t>
      </w:r>
      <w:proofErr w:type="spellEnd"/>
      <w:r>
        <w:t xml:space="preserve">. </w:t>
      </w:r>
      <w:proofErr w:type="gramStart"/>
      <w:r>
        <w:t>and</w:t>
      </w:r>
      <w:proofErr w:type="gramEnd"/>
      <w:r>
        <w:t xml:space="preserve"> Hypo. Temp. </w:t>
      </w:r>
      <w:proofErr w:type="gramStart"/>
      <w:r>
        <w:t>are</w:t>
      </w:r>
      <w:proofErr w:type="gramEnd"/>
      <w:r>
        <w:t xml:space="preserve"> the area-weighted mean temperatures (</w:t>
      </w:r>
      <w:proofErr w:type="spellStart"/>
      <w:r>
        <w:rPr>
          <w:vertAlign w:val="superscript"/>
        </w:rPr>
        <w:t>o</w:t>
      </w:r>
      <w:r>
        <w:t>C</w:t>
      </w:r>
      <w:proofErr w:type="spellEnd"/>
      <w:r>
        <w:t xml:space="preserve">) of the </w:t>
      </w:r>
      <w:proofErr w:type="spellStart"/>
      <w:r>
        <w:t>epilimnion</w:t>
      </w:r>
      <w:proofErr w:type="spellEnd"/>
      <w:r>
        <w:t xml:space="preserve"> and </w:t>
      </w:r>
      <w:proofErr w:type="spellStart"/>
      <w:r>
        <w:t>hypolimnion</w:t>
      </w:r>
      <w:proofErr w:type="spellEnd"/>
      <w:r>
        <w:t xml:space="preserve"> respectively. Missing data are indicated with a dash (-).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5"/>
        <w:gridCol w:w="798"/>
        <w:gridCol w:w="1334"/>
        <w:gridCol w:w="660"/>
        <w:gridCol w:w="892"/>
        <w:gridCol w:w="1011"/>
        <w:gridCol w:w="1192"/>
      </w:tblGrid>
      <w:tr w:rsidR="00055F34" w14:paraId="21C7A326" w14:textId="77777777">
        <w:trPr>
          <w:tblCellSpacing w:w="15" w:type="dxa"/>
        </w:trPr>
        <w:tc>
          <w:tcPr>
            <w:tcW w:w="0" w:type="auto"/>
            <w:vAlign w:val="center"/>
            <w:hideMark/>
          </w:tcPr>
          <w:p w14:paraId="4D3117CB" w14:textId="77777777" w:rsidR="00055F34" w:rsidRDefault="00AC1C41" w:rsidP="00255FE0">
            <w:pPr>
              <w:rPr>
                <w:rFonts w:eastAsia="Times New Roman" w:cs="Times New Roman"/>
                <w:b/>
                <w:bCs/>
              </w:rPr>
            </w:pPr>
            <w:r>
              <w:rPr>
                <w:rFonts w:eastAsia="Times New Roman" w:cs="Times New Roman"/>
                <w:b/>
                <w:bCs/>
              </w:rPr>
              <w:t xml:space="preserve">Year </w:t>
            </w:r>
          </w:p>
        </w:tc>
        <w:tc>
          <w:tcPr>
            <w:tcW w:w="0" w:type="auto"/>
            <w:vAlign w:val="center"/>
            <w:hideMark/>
          </w:tcPr>
          <w:p w14:paraId="6F6AB257" w14:textId="77777777" w:rsidR="00055F34" w:rsidRDefault="00AC1C41" w:rsidP="00255FE0">
            <w:pPr>
              <w:rPr>
                <w:rFonts w:eastAsia="Times New Roman" w:cs="Times New Roman"/>
                <w:b/>
                <w:bCs/>
              </w:rPr>
            </w:pPr>
            <w:r>
              <w:rPr>
                <w:rFonts w:eastAsia="Times New Roman" w:cs="Times New Roman"/>
                <w:b/>
                <w:bCs/>
              </w:rPr>
              <w:t xml:space="preserve">Date </w:t>
            </w:r>
          </w:p>
        </w:tc>
        <w:tc>
          <w:tcPr>
            <w:tcW w:w="0" w:type="auto"/>
            <w:vAlign w:val="center"/>
            <w:hideMark/>
          </w:tcPr>
          <w:p w14:paraId="6B48AD83" w14:textId="77777777" w:rsidR="00055F34" w:rsidRDefault="00AC1C41" w:rsidP="00255FE0">
            <w:pPr>
              <w:rPr>
                <w:rFonts w:eastAsia="Times New Roman" w:cs="Times New Roman"/>
                <w:b/>
                <w:bCs/>
              </w:rPr>
            </w:pPr>
            <w:r>
              <w:rPr>
                <w:rFonts w:eastAsia="Times New Roman" w:cs="Times New Roman"/>
                <w:b/>
                <w:bCs/>
              </w:rPr>
              <w:t xml:space="preserve">Thermocline Z </w:t>
            </w:r>
          </w:p>
        </w:tc>
        <w:tc>
          <w:tcPr>
            <w:tcW w:w="0" w:type="auto"/>
            <w:vAlign w:val="center"/>
            <w:hideMark/>
          </w:tcPr>
          <w:p w14:paraId="5E3568CF" w14:textId="77777777" w:rsidR="00055F34" w:rsidRDefault="00AC1C41" w:rsidP="00255FE0">
            <w:pPr>
              <w:rPr>
                <w:rFonts w:eastAsia="Times New Roman" w:cs="Times New Roman"/>
                <w:b/>
                <w:bCs/>
              </w:rPr>
            </w:pPr>
            <w:proofErr w:type="spellStart"/>
            <w:r>
              <w:rPr>
                <w:rFonts w:eastAsia="Times New Roman" w:cs="Times New Roman"/>
                <w:b/>
                <w:bCs/>
              </w:rPr>
              <w:t>K</w:t>
            </w:r>
            <w:r>
              <w:rPr>
                <w:rFonts w:eastAsia="Times New Roman" w:cs="Times New Roman"/>
                <w:b/>
                <w:bCs/>
                <w:vertAlign w:val="subscript"/>
              </w:rPr>
              <w:t>d</w:t>
            </w:r>
            <w:proofErr w:type="spellEnd"/>
            <w:r>
              <w:rPr>
                <w:rFonts w:eastAsia="Times New Roman" w:cs="Times New Roman"/>
                <w:b/>
                <w:bCs/>
              </w:rPr>
              <w:t xml:space="preserve"> </w:t>
            </w:r>
          </w:p>
        </w:tc>
        <w:tc>
          <w:tcPr>
            <w:tcW w:w="0" w:type="auto"/>
            <w:vAlign w:val="center"/>
            <w:hideMark/>
          </w:tcPr>
          <w:p w14:paraId="4202AE88" w14:textId="77777777" w:rsidR="00055F34" w:rsidRDefault="00AC1C41" w:rsidP="00255FE0">
            <w:pPr>
              <w:rPr>
                <w:rFonts w:eastAsia="Times New Roman" w:cs="Times New Roman"/>
                <w:b/>
                <w:bCs/>
              </w:rPr>
            </w:pPr>
            <w:r>
              <w:rPr>
                <w:rFonts w:eastAsia="Times New Roman" w:cs="Times New Roman"/>
                <w:b/>
                <w:bCs/>
              </w:rPr>
              <w:t>O</w:t>
            </w:r>
            <w:r>
              <w:rPr>
                <w:rFonts w:eastAsia="Times New Roman" w:cs="Times New Roman"/>
                <w:b/>
                <w:bCs/>
                <w:vertAlign w:val="subscript"/>
              </w:rPr>
              <w:t>2</w:t>
            </w:r>
            <w:r>
              <w:rPr>
                <w:rFonts w:eastAsia="Times New Roman" w:cs="Times New Roman"/>
                <w:b/>
                <w:bCs/>
              </w:rPr>
              <w:t xml:space="preserve"> Deficit </w:t>
            </w:r>
          </w:p>
        </w:tc>
        <w:tc>
          <w:tcPr>
            <w:tcW w:w="0" w:type="auto"/>
            <w:vAlign w:val="center"/>
            <w:hideMark/>
          </w:tcPr>
          <w:p w14:paraId="7BEE6F5E" w14:textId="77777777" w:rsidR="00055F34" w:rsidRDefault="00AC1C41" w:rsidP="00255FE0">
            <w:pPr>
              <w:rPr>
                <w:rFonts w:eastAsia="Times New Roman" w:cs="Times New Roman"/>
                <w:b/>
                <w:bCs/>
              </w:rPr>
            </w:pPr>
            <w:proofErr w:type="spellStart"/>
            <w:r>
              <w:rPr>
                <w:rFonts w:eastAsia="Times New Roman" w:cs="Times New Roman"/>
                <w:b/>
                <w:bCs/>
              </w:rPr>
              <w:t>Epi</w:t>
            </w:r>
            <w:proofErr w:type="spellEnd"/>
            <w:r>
              <w:rPr>
                <w:rFonts w:eastAsia="Times New Roman" w:cs="Times New Roman"/>
                <w:b/>
                <w:bCs/>
              </w:rPr>
              <w:t xml:space="preserve">. Temp. </w:t>
            </w:r>
          </w:p>
        </w:tc>
        <w:tc>
          <w:tcPr>
            <w:tcW w:w="0" w:type="auto"/>
            <w:vAlign w:val="center"/>
            <w:hideMark/>
          </w:tcPr>
          <w:p w14:paraId="053372CC" w14:textId="77777777" w:rsidR="00055F34" w:rsidRDefault="00AC1C41" w:rsidP="00255FE0">
            <w:pPr>
              <w:rPr>
                <w:rFonts w:eastAsia="Times New Roman" w:cs="Times New Roman"/>
                <w:b/>
                <w:bCs/>
              </w:rPr>
            </w:pPr>
            <w:r>
              <w:rPr>
                <w:rFonts w:eastAsia="Times New Roman" w:cs="Times New Roman"/>
                <w:b/>
                <w:bCs/>
              </w:rPr>
              <w:t xml:space="preserve">Hypo. Temp. </w:t>
            </w:r>
          </w:p>
        </w:tc>
      </w:tr>
      <w:tr w:rsidR="00055F34" w14:paraId="0492059B" w14:textId="77777777">
        <w:trPr>
          <w:tblCellSpacing w:w="15" w:type="dxa"/>
        </w:trPr>
        <w:tc>
          <w:tcPr>
            <w:tcW w:w="0" w:type="auto"/>
            <w:tcMar>
              <w:top w:w="120" w:type="dxa"/>
              <w:left w:w="120" w:type="dxa"/>
              <w:bottom w:w="120" w:type="dxa"/>
              <w:right w:w="120" w:type="dxa"/>
            </w:tcMar>
            <w:vAlign w:val="center"/>
            <w:hideMark/>
          </w:tcPr>
          <w:p w14:paraId="02CAB4A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5807DC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D66D7E0"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0D7471E9"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w:t>
            </w:r>
            <w:proofErr w:type="gramEnd"/>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4742C0B3"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66E770B0" w14:textId="77777777" w:rsidR="00055F34" w:rsidRDefault="00AC1C41" w:rsidP="00255FE0">
            <w:pPr>
              <w:rPr>
                <w:rFonts w:eastAsia="Times New Roman" w:cs="Times New Roman"/>
              </w:rPr>
            </w:pPr>
            <w:r>
              <w:rPr>
                <w:rFonts w:eastAsia="Times New Roman" w:cs="Times New Roman"/>
              </w:rPr>
              <w:t>(</w:t>
            </w:r>
            <w:proofErr w:type="spellStart"/>
            <w:proofErr w:type="gramStart"/>
            <w:r>
              <w:rPr>
                <w:rFonts w:eastAsia="Times New Roman" w:cs="Times New Roman"/>
                <w:vertAlign w:val="superscript"/>
              </w:rPr>
              <w:t>o</w:t>
            </w:r>
            <w:r>
              <w:rPr>
                <w:rFonts w:eastAsia="Times New Roman" w:cs="Times New Roman"/>
              </w:rPr>
              <w:t>C</w:t>
            </w:r>
            <w:proofErr w:type="spellEnd"/>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7DAEBB9" w14:textId="77777777" w:rsidR="00055F34" w:rsidRDefault="00AC1C41" w:rsidP="00255FE0">
            <w:pPr>
              <w:rPr>
                <w:rFonts w:eastAsia="Times New Roman" w:cs="Times New Roman"/>
              </w:rPr>
            </w:pPr>
            <w:r>
              <w:rPr>
                <w:rFonts w:eastAsia="Times New Roman" w:cs="Times New Roman"/>
              </w:rPr>
              <w:t>(</w:t>
            </w:r>
            <w:proofErr w:type="spellStart"/>
            <w:proofErr w:type="gramStart"/>
            <w:r>
              <w:rPr>
                <w:rFonts w:eastAsia="Times New Roman" w:cs="Times New Roman"/>
                <w:vertAlign w:val="superscript"/>
              </w:rPr>
              <w:t>o</w:t>
            </w:r>
            <w:r>
              <w:rPr>
                <w:rFonts w:eastAsia="Times New Roman" w:cs="Times New Roman"/>
              </w:rPr>
              <w:t>C</w:t>
            </w:r>
            <w:proofErr w:type="spellEnd"/>
            <w:proofErr w:type="gramEnd"/>
            <w:r>
              <w:rPr>
                <w:rFonts w:eastAsia="Times New Roman" w:cs="Times New Roman"/>
              </w:rPr>
              <w:t xml:space="preserve">) </w:t>
            </w:r>
          </w:p>
        </w:tc>
      </w:tr>
      <w:tr w:rsidR="00055F34" w14:paraId="7A5DDB76" w14:textId="77777777">
        <w:trPr>
          <w:tblCellSpacing w:w="15" w:type="dxa"/>
        </w:trPr>
        <w:tc>
          <w:tcPr>
            <w:tcW w:w="0" w:type="auto"/>
            <w:tcMar>
              <w:top w:w="120" w:type="dxa"/>
              <w:left w:w="120" w:type="dxa"/>
              <w:bottom w:w="120" w:type="dxa"/>
              <w:right w:w="120" w:type="dxa"/>
            </w:tcMar>
            <w:vAlign w:val="center"/>
            <w:hideMark/>
          </w:tcPr>
          <w:p w14:paraId="70EDC646"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6CDC69C2" w14:textId="77777777" w:rsidR="00055F34" w:rsidRDefault="00AC1C41" w:rsidP="00255FE0">
            <w:pPr>
              <w:rPr>
                <w:rFonts w:eastAsia="Times New Roman" w:cs="Times New Roman"/>
              </w:rPr>
            </w:pPr>
            <w:r>
              <w:rPr>
                <w:rFonts w:eastAsia="Times New Roman" w:cs="Times New Roman"/>
              </w:rPr>
              <w:t xml:space="preserve">19 Jun </w:t>
            </w:r>
          </w:p>
        </w:tc>
        <w:tc>
          <w:tcPr>
            <w:tcW w:w="0" w:type="auto"/>
            <w:tcMar>
              <w:top w:w="120" w:type="dxa"/>
              <w:left w:w="120" w:type="dxa"/>
              <w:bottom w:w="120" w:type="dxa"/>
              <w:right w:w="120" w:type="dxa"/>
            </w:tcMar>
            <w:vAlign w:val="center"/>
            <w:hideMark/>
          </w:tcPr>
          <w:p w14:paraId="5ED21AE8" w14:textId="77777777" w:rsidR="00055F34" w:rsidRDefault="00AC1C41" w:rsidP="00255FE0">
            <w:pPr>
              <w:rPr>
                <w:rFonts w:eastAsia="Times New Roman" w:cs="Times New Roman"/>
              </w:rPr>
            </w:pPr>
            <w:r>
              <w:rPr>
                <w:rFonts w:eastAsia="Times New Roman" w:cs="Times New Roman"/>
              </w:rPr>
              <w:t xml:space="preserve">2.0 </w:t>
            </w:r>
          </w:p>
        </w:tc>
        <w:tc>
          <w:tcPr>
            <w:tcW w:w="0" w:type="auto"/>
            <w:tcMar>
              <w:top w:w="120" w:type="dxa"/>
              <w:left w:w="120" w:type="dxa"/>
              <w:bottom w:w="120" w:type="dxa"/>
              <w:right w:w="120" w:type="dxa"/>
            </w:tcMar>
            <w:vAlign w:val="center"/>
            <w:hideMark/>
          </w:tcPr>
          <w:p w14:paraId="3D5F119F" w14:textId="77777777" w:rsidR="00055F34" w:rsidRDefault="00AC1C41" w:rsidP="00255FE0">
            <w:pPr>
              <w:rPr>
                <w:rFonts w:eastAsia="Times New Roman" w:cs="Times New Roman"/>
              </w:rPr>
            </w:pPr>
            <w:r>
              <w:rPr>
                <w:rFonts w:eastAsia="Times New Roman" w:cs="Times New Roman"/>
              </w:rPr>
              <w:t xml:space="preserve">1.04 </w:t>
            </w:r>
          </w:p>
        </w:tc>
        <w:tc>
          <w:tcPr>
            <w:tcW w:w="0" w:type="auto"/>
            <w:tcMar>
              <w:top w:w="120" w:type="dxa"/>
              <w:left w:w="120" w:type="dxa"/>
              <w:bottom w:w="120" w:type="dxa"/>
              <w:right w:w="120" w:type="dxa"/>
            </w:tcMar>
            <w:vAlign w:val="center"/>
            <w:hideMark/>
          </w:tcPr>
          <w:p w14:paraId="0333C45A"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74005E06" w14:textId="77777777" w:rsidR="00055F34" w:rsidRDefault="00AC1C41" w:rsidP="00255FE0">
            <w:pPr>
              <w:rPr>
                <w:rFonts w:eastAsia="Times New Roman" w:cs="Times New Roman"/>
              </w:rPr>
            </w:pPr>
            <w:r>
              <w:rPr>
                <w:rFonts w:eastAsia="Times New Roman" w:cs="Times New Roman"/>
              </w:rPr>
              <w:t xml:space="preserve">7.2 </w:t>
            </w:r>
          </w:p>
        </w:tc>
        <w:tc>
          <w:tcPr>
            <w:tcW w:w="0" w:type="auto"/>
            <w:tcMar>
              <w:top w:w="120" w:type="dxa"/>
              <w:left w:w="120" w:type="dxa"/>
              <w:bottom w:w="120" w:type="dxa"/>
              <w:right w:w="120" w:type="dxa"/>
            </w:tcMar>
            <w:vAlign w:val="center"/>
            <w:hideMark/>
          </w:tcPr>
          <w:p w14:paraId="4D240843" w14:textId="77777777" w:rsidR="00055F34" w:rsidRDefault="00AC1C41" w:rsidP="00255FE0">
            <w:pPr>
              <w:rPr>
                <w:rFonts w:eastAsia="Times New Roman" w:cs="Times New Roman"/>
              </w:rPr>
            </w:pPr>
            <w:r>
              <w:rPr>
                <w:rFonts w:eastAsia="Times New Roman" w:cs="Times New Roman"/>
              </w:rPr>
              <w:t xml:space="preserve">4.6 </w:t>
            </w:r>
          </w:p>
        </w:tc>
      </w:tr>
      <w:tr w:rsidR="00055F34" w14:paraId="3DE3DF54" w14:textId="77777777">
        <w:trPr>
          <w:tblCellSpacing w:w="15" w:type="dxa"/>
        </w:trPr>
        <w:tc>
          <w:tcPr>
            <w:tcW w:w="0" w:type="auto"/>
            <w:tcMar>
              <w:top w:w="120" w:type="dxa"/>
              <w:left w:w="120" w:type="dxa"/>
              <w:bottom w:w="120" w:type="dxa"/>
              <w:right w:w="120" w:type="dxa"/>
            </w:tcMar>
            <w:vAlign w:val="center"/>
            <w:hideMark/>
          </w:tcPr>
          <w:p w14:paraId="7DB937F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A634D6" w14:textId="77777777" w:rsidR="00055F34" w:rsidRDefault="00AC1C41" w:rsidP="00255FE0">
            <w:pPr>
              <w:rPr>
                <w:rFonts w:eastAsia="Times New Roman" w:cs="Times New Roman"/>
              </w:rPr>
            </w:pPr>
            <w:r>
              <w:rPr>
                <w:rFonts w:eastAsia="Times New Roman" w:cs="Times New Roman"/>
              </w:rPr>
              <w:t xml:space="preserve">23 Jun </w:t>
            </w:r>
          </w:p>
        </w:tc>
        <w:tc>
          <w:tcPr>
            <w:tcW w:w="0" w:type="auto"/>
            <w:tcMar>
              <w:top w:w="120" w:type="dxa"/>
              <w:left w:w="120" w:type="dxa"/>
              <w:bottom w:w="120" w:type="dxa"/>
              <w:right w:w="120" w:type="dxa"/>
            </w:tcMar>
            <w:vAlign w:val="center"/>
            <w:hideMark/>
          </w:tcPr>
          <w:p w14:paraId="1445D1AF" w14:textId="77777777" w:rsidR="00055F34" w:rsidRDefault="00AC1C41" w:rsidP="00255FE0">
            <w:pPr>
              <w:rPr>
                <w:rFonts w:eastAsia="Times New Roman" w:cs="Times New Roman"/>
              </w:rPr>
            </w:pPr>
            <w:r>
              <w:rPr>
                <w:rFonts w:eastAsia="Times New Roman" w:cs="Times New Roman"/>
              </w:rPr>
              <w:t xml:space="preserve">2.0 </w:t>
            </w:r>
          </w:p>
        </w:tc>
        <w:tc>
          <w:tcPr>
            <w:tcW w:w="0" w:type="auto"/>
            <w:tcMar>
              <w:top w:w="120" w:type="dxa"/>
              <w:left w:w="120" w:type="dxa"/>
              <w:bottom w:w="120" w:type="dxa"/>
              <w:right w:w="120" w:type="dxa"/>
            </w:tcMar>
            <w:vAlign w:val="center"/>
            <w:hideMark/>
          </w:tcPr>
          <w:p w14:paraId="5589D52E"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23C41ECD" w14:textId="77777777" w:rsidR="00055F34" w:rsidRDefault="00AC1C41" w:rsidP="00255FE0">
            <w:pPr>
              <w:rPr>
                <w:rFonts w:eastAsia="Times New Roman" w:cs="Times New Roman"/>
              </w:rPr>
            </w:pPr>
            <w:r>
              <w:rPr>
                <w:rFonts w:eastAsia="Times New Roman" w:cs="Times New Roman"/>
              </w:rPr>
              <w:t xml:space="preserve">78 </w:t>
            </w:r>
          </w:p>
        </w:tc>
        <w:tc>
          <w:tcPr>
            <w:tcW w:w="0" w:type="auto"/>
            <w:tcMar>
              <w:top w:w="120" w:type="dxa"/>
              <w:left w:w="120" w:type="dxa"/>
              <w:bottom w:w="120" w:type="dxa"/>
              <w:right w:w="120" w:type="dxa"/>
            </w:tcMar>
            <w:vAlign w:val="center"/>
            <w:hideMark/>
          </w:tcPr>
          <w:p w14:paraId="35DE7730" w14:textId="77777777" w:rsidR="00055F34" w:rsidRDefault="00AC1C41" w:rsidP="00255FE0">
            <w:pPr>
              <w:rPr>
                <w:rFonts w:eastAsia="Times New Roman" w:cs="Times New Roman"/>
              </w:rPr>
            </w:pPr>
            <w:r>
              <w:rPr>
                <w:rFonts w:eastAsia="Times New Roman" w:cs="Times New Roman"/>
              </w:rPr>
              <w:t xml:space="preserve">11.6 </w:t>
            </w:r>
          </w:p>
        </w:tc>
        <w:tc>
          <w:tcPr>
            <w:tcW w:w="0" w:type="auto"/>
            <w:tcMar>
              <w:top w:w="120" w:type="dxa"/>
              <w:left w:w="120" w:type="dxa"/>
              <w:bottom w:w="120" w:type="dxa"/>
              <w:right w:w="120" w:type="dxa"/>
            </w:tcMar>
            <w:vAlign w:val="center"/>
            <w:hideMark/>
          </w:tcPr>
          <w:p w14:paraId="328F48AD" w14:textId="77777777" w:rsidR="00055F34" w:rsidRDefault="00AC1C41" w:rsidP="00255FE0">
            <w:pPr>
              <w:rPr>
                <w:rFonts w:eastAsia="Times New Roman" w:cs="Times New Roman"/>
              </w:rPr>
            </w:pPr>
            <w:r>
              <w:rPr>
                <w:rFonts w:eastAsia="Times New Roman" w:cs="Times New Roman"/>
              </w:rPr>
              <w:t xml:space="preserve">4.6 </w:t>
            </w:r>
          </w:p>
        </w:tc>
      </w:tr>
      <w:tr w:rsidR="00055F34" w14:paraId="7E8743DE" w14:textId="77777777">
        <w:trPr>
          <w:tblCellSpacing w:w="15" w:type="dxa"/>
        </w:trPr>
        <w:tc>
          <w:tcPr>
            <w:tcW w:w="0" w:type="auto"/>
            <w:tcMar>
              <w:top w:w="120" w:type="dxa"/>
              <w:left w:w="120" w:type="dxa"/>
              <w:bottom w:w="120" w:type="dxa"/>
              <w:right w:w="120" w:type="dxa"/>
            </w:tcMar>
            <w:vAlign w:val="center"/>
            <w:hideMark/>
          </w:tcPr>
          <w:p w14:paraId="69FB621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F01979" w14:textId="77777777" w:rsidR="00055F34" w:rsidRDefault="00AC1C41" w:rsidP="00255FE0">
            <w:pPr>
              <w:rPr>
                <w:rFonts w:eastAsia="Times New Roman" w:cs="Times New Roman"/>
              </w:rPr>
            </w:pPr>
            <w:r>
              <w:rPr>
                <w:rFonts w:eastAsia="Times New Roman" w:cs="Times New Roman"/>
              </w:rPr>
              <w:t xml:space="preserve">29 Jun </w:t>
            </w:r>
          </w:p>
        </w:tc>
        <w:tc>
          <w:tcPr>
            <w:tcW w:w="0" w:type="auto"/>
            <w:tcMar>
              <w:top w:w="120" w:type="dxa"/>
              <w:left w:w="120" w:type="dxa"/>
              <w:bottom w:w="120" w:type="dxa"/>
              <w:right w:w="120" w:type="dxa"/>
            </w:tcMar>
            <w:vAlign w:val="center"/>
            <w:hideMark/>
          </w:tcPr>
          <w:p w14:paraId="750E2B78" w14:textId="77777777" w:rsidR="00055F34" w:rsidRDefault="00AC1C41" w:rsidP="00255FE0">
            <w:pPr>
              <w:rPr>
                <w:rFonts w:eastAsia="Times New Roman" w:cs="Times New Roman"/>
              </w:rPr>
            </w:pPr>
            <w:r>
              <w:rPr>
                <w:rFonts w:eastAsia="Times New Roman" w:cs="Times New Roman"/>
              </w:rPr>
              <w:t xml:space="preserve">3.0 </w:t>
            </w:r>
          </w:p>
        </w:tc>
        <w:tc>
          <w:tcPr>
            <w:tcW w:w="0" w:type="auto"/>
            <w:tcMar>
              <w:top w:w="120" w:type="dxa"/>
              <w:left w:w="120" w:type="dxa"/>
              <w:bottom w:w="120" w:type="dxa"/>
              <w:right w:w="120" w:type="dxa"/>
            </w:tcMar>
            <w:vAlign w:val="center"/>
            <w:hideMark/>
          </w:tcPr>
          <w:p w14:paraId="3BA685D1" w14:textId="77777777" w:rsidR="00055F34" w:rsidRDefault="00AC1C41" w:rsidP="00255FE0">
            <w:pPr>
              <w:rPr>
                <w:rFonts w:eastAsia="Times New Roman" w:cs="Times New Roman"/>
              </w:rPr>
            </w:pPr>
            <w:r>
              <w:rPr>
                <w:rFonts w:eastAsia="Times New Roman" w:cs="Times New Roman"/>
              </w:rPr>
              <w:t xml:space="preserve">0.95 </w:t>
            </w:r>
          </w:p>
        </w:tc>
        <w:tc>
          <w:tcPr>
            <w:tcW w:w="0" w:type="auto"/>
            <w:tcMar>
              <w:top w:w="120" w:type="dxa"/>
              <w:left w:w="120" w:type="dxa"/>
              <w:bottom w:w="120" w:type="dxa"/>
              <w:right w:w="120" w:type="dxa"/>
            </w:tcMar>
            <w:vAlign w:val="center"/>
            <w:hideMark/>
          </w:tcPr>
          <w:p w14:paraId="7E687A10" w14:textId="77777777" w:rsidR="00055F34" w:rsidRDefault="00AC1C41" w:rsidP="00255FE0">
            <w:pPr>
              <w:rPr>
                <w:rFonts w:eastAsia="Times New Roman" w:cs="Times New Roman"/>
              </w:rPr>
            </w:pPr>
            <w:r>
              <w:rPr>
                <w:rFonts w:eastAsia="Times New Roman" w:cs="Times New Roman"/>
              </w:rPr>
              <w:t xml:space="preserve">76 </w:t>
            </w:r>
          </w:p>
        </w:tc>
        <w:tc>
          <w:tcPr>
            <w:tcW w:w="0" w:type="auto"/>
            <w:tcMar>
              <w:top w:w="120" w:type="dxa"/>
              <w:left w:w="120" w:type="dxa"/>
              <w:bottom w:w="120" w:type="dxa"/>
              <w:right w:w="120" w:type="dxa"/>
            </w:tcMar>
            <w:vAlign w:val="center"/>
            <w:hideMark/>
          </w:tcPr>
          <w:p w14:paraId="091FC189" w14:textId="77777777" w:rsidR="00055F34" w:rsidRDefault="00AC1C41" w:rsidP="00255FE0">
            <w:pPr>
              <w:rPr>
                <w:rFonts w:eastAsia="Times New Roman" w:cs="Times New Roman"/>
              </w:rPr>
            </w:pPr>
            <w:r>
              <w:rPr>
                <w:rFonts w:eastAsia="Times New Roman" w:cs="Times New Roman"/>
              </w:rPr>
              <w:t xml:space="preserve">12.9 </w:t>
            </w:r>
          </w:p>
        </w:tc>
        <w:tc>
          <w:tcPr>
            <w:tcW w:w="0" w:type="auto"/>
            <w:tcMar>
              <w:top w:w="120" w:type="dxa"/>
              <w:left w:w="120" w:type="dxa"/>
              <w:bottom w:w="120" w:type="dxa"/>
              <w:right w:w="120" w:type="dxa"/>
            </w:tcMar>
            <w:vAlign w:val="center"/>
            <w:hideMark/>
          </w:tcPr>
          <w:p w14:paraId="225052DA" w14:textId="77777777" w:rsidR="00055F34" w:rsidRDefault="00AC1C41" w:rsidP="00255FE0">
            <w:pPr>
              <w:rPr>
                <w:rFonts w:eastAsia="Times New Roman" w:cs="Times New Roman"/>
              </w:rPr>
            </w:pPr>
            <w:r>
              <w:rPr>
                <w:rFonts w:eastAsia="Times New Roman" w:cs="Times New Roman"/>
              </w:rPr>
              <w:t xml:space="preserve">4.6 </w:t>
            </w:r>
          </w:p>
        </w:tc>
      </w:tr>
      <w:tr w:rsidR="00055F34" w14:paraId="09F7115E" w14:textId="77777777">
        <w:trPr>
          <w:tblCellSpacing w:w="15" w:type="dxa"/>
        </w:trPr>
        <w:tc>
          <w:tcPr>
            <w:tcW w:w="0" w:type="auto"/>
            <w:tcMar>
              <w:top w:w="120" w:type="dxa"/>
              <w:left w:w="120" w:type="dxa"/>
              <w:bottom w:w="120" w:type="dxa"/>
              <w:right w:w="120" w:type="dxa"/>
            </w:tcMar>
            <w:vAlign w:val="center"/>
            <w:hideMark/>
          </w:tcPr>
          <w:p w14:paraId="26439136"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9269E4F" w14:textId="77777777" w:rsidR="00055F34" w:rsidRDefault="00AC1C41" w:rsidP="00255FE0">
            <w:pPr>
              <w:rPr>
                <w:rFonts w:eastAsia="Times New Roman" w:cs="Times New Roman"/>
              </w:rPr>
            </w:pPr>
            <w:r>
              <w:rPr>
                <w:rFonts w:eastAsia="Times New Roman" w:cs="Times New Roman"/>
              </w:rPr>
              <w:t xml:space="preserve">3 Jul </w:t>
            </w:r>
          </w:p>
        </w:tc>
        <w:tc>
          <w:tcPr>
            <w:tcW w:w="0" w:type="auto"/>
            <w:tcMar>
              <w:top w:w="120" w:type="dxa"/>
              <w:left w:w="120" w:type="dxa"/>
              <w:bottom w:w="120" w:type="dxa"/>
              <w:right w:w="120" w:type="dxa"/>
            </w:tcMar>
            <w:vAlign w:val="center"/>
            <w:hideMark/>
          </w:tcPr>
          <w:p w14:paraId="29940070"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2DE183F5"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3F901B7B"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167B107B" w14:textId="77777777" w:rsidR="00055F34" w:rsidRDefault="00AC1C41" w:rsidP="00255FE0">
            <w:pPr>
              <w:rPr>
                <w:rFonts w:eastAsia="Times New Roman" w:cs="Times New Roman"/>
              </w:rPr>
            </w:pPr>
            <w:r>
              <w:rPr>
                <w:rFonts w:eastAsia="Times New Roman" w:cs="Times New Roman"/>
              </w:rPr>
              <w:t xml:space="preserve">11.9 </w:t>
            </w:r>
          </w:p>
        </w:tc>
        <w:tc>
          <w:tcPr>
            <w:tcW w:w="0" w:type="auto"/>
            <w:tcMar>
              <w:top w:w="120" w:type="dxa"/>
              <w:left w:w="120" w:type="dxa"/>
              <w:bottom w:w="120" w:type="dxa"/>
              <w:right w:w="120" w:type="dxa"/>
            </w:tcMar>
            <w:vAlign w:val="center"/>
            <w:hideMark/>
          </w:tcPr>
          <w:p w14:paraId="0A340D83" w14:textId="77777777" w:rsidR="00055F34" w:rsidRDefault="00AC1C41" w:rsidP="00255FE0">
            <w:pPr>
              <w:rPr>
                <w:rFonts w:eastAsia="Times New Roman" w:cs="Times New Roman"/>
              </w:rPr>
            </w:pPr>
            <w:r>
              <w:rPr>
                <w:rFonts w:eastAsia="Times New Roman" w:cs="Times New Roman"/>
              </w:rPr>
              <w:t xml:space="preserve">4.5 </w:t>
            </w:r>
          </w:p>
        </w:tc>
      </w:tr>
      <w:tr w:rsidR="00055F34" w14:paraId="7DF8DF39" w14:textId="77777777">
        <w:trPr>
          <w:tblCellSpacing w:w="15" w:type="dxa"/>
        </w:trPr>
        <w:tc>
          <w:tcPr>
            <w:tcW w:w="0" w:type="auto"/>
            <w:tcMar>
              <w:top w:w="120" w:type="dxa"/>
              <w:left w:w="120" w:type="dxa"/>
              <w:bottom w:w="120" w:type="dxa"/>
              <w:right w:w="120" w:type="dxa"/>
            </w:tcMar>
            <w:vAlign w:val="center"/>
            <w:hideMark/>
          </w:tcPr>
          <w:p w14:paraId="6661EE28"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5FA5869" w14:textId="77777777" w:rsidR="00055F34" w:rsidRDefault="00AC1C41" w:rsidP="00255FE0">
            <w:pPr>
              <w:rPr>
                <w:rFonts w:eastAsia="Times New Roman" w:cs="Times New Roman"/>
              </w:rPr>
            </w:pPr>
            <w:r>
              <w:rPr>
                <w:rFonts w:eastAsia="Times New Roman" w:cs="Times New Roman"/>
              </w:rPr>
              <w:t xml:space="preserve">7 Jul </w:t>
            </w:r>
          </w:p>
        </w:tc>
        <w:tc>
          <w:tcPr>
            <w:tcW w:w="0" w:type="auto"/>
            <w:tcMar>
              <w:top w:w="120" w:type="dxa"/>
              <w:left w:w="120" w:type="dxa"/>
              <w:bottom w:w="120" w:type="dxa"/>
              <w:right w:w="120" w:type="dxa"/>
            </w:tcMar>
            <w:vAlign w:val="center"/>
            <w:hideMark/>
          </w:tcPr>
          <w:p w14:paraId="001E92DC"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2FF4A5D0"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5789F6A0"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62C74D16" w14:textId="77777777" w:rsidR="00055F34" w:rsidRDefault="00AC1C41" w:rsidP="00255FE0">
            <w:pPr>
              <w:rPr>
                <w:rFonts w:eastAsia="Times New Roman" w:cs="Times New Roman"/>
              </w:rPr>
            </w:pPr>
            <w:r>
              <w:rPr>
                <w:rFonts w:eastAsia="Times New Roman" w:cs="Times New Roman"/>
              </w:rPr>
              <w:t xml:space="preserve">11.5 </w:t>
            </w:r>
          </w:p>
        </w:tc>
        <w:tc>
          <w:tcPr>
            <w:tcW w:w="0" w:type="auto"/>
            <w:tcMar>
              <w:top w:w="120" w:type="dxa"/>
              <w:left w:w="120" w:type="dxa"/>
              <w:bottom w:w="120" w:type="dxa"/>
              <w:right w:w="120" w:type="dxa"/>
            </w:tcMar>
            <w:vAlign w:val="center"/>
            <w:hideMark/>
          </w:tcPr>
          <w:p w14:paraId="12E53397" w14:textId="77777777" w:rsidR="00055F34" w:rsidRDefault="00AC1C41" w:rsidP="00255FE0">
            <w:pPr>
              <w:rPr>
                <w:rFonts w:eastAsia="Times New Roman" w:cs="Times New Roman"/>
              </w:rPr>
            </w:pPr>
            <w:r>
              <w:rPr>
                <w:rFonts w:eastAsia="Times New Roman" w:cs="Times New Roman"/>
              </w:rPr>
              <w:t xml:space="preserve">4.4 </w:t>
            </w:r>
          </w:p>
        </w:tc>
      </w:tr>
      <w:tr w:rsidR="00055F34" w14:paraId="15319AAE" w14:textId="77777777">
        <w:trPr>
          <w:tblCellSpacing w:w="15" w:type="dxa"/>
        </w:trPr>
        <w:tc>
          <w:tcPr>
            <w:tcW w:w="0" w:type="auto"/>
            <w:tcMar>
              <w:top w:w="120" w:type="dxa"/>
              <w:left w:w="120" w:type="dxa"/>
              <w:bottom w:w="120" w:type="dxa"/>
              <w:right w:w="120" w:type="dxa"/>
            </w:tcMar>
            <w:vAlign w:val="center"/>
            <w:hideMark/>
          </w:tcPr>
          <w:p w14:paraId="4F9896D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BDF0614" w14:textId="77777777" w:rsidR="00055F34" w:rsidRDefault="00AC1C41" w:rsidP="00255FE0">
            <w:pPr>
              <w:rPr>
                <w:rFonts w:eastAsia="Times New Roman" w:cs="Times New Roman"/>
              </w:rPr>
            </w:pPr>
            <w:r>
              <w:rPr>
                <w:rFonts w:eastAsia="Times New Roman" w:cs="Times New Roman"/>
              </w:rPr>
              <w:t xml:space="preserve">19 Jul </w:t>
            </w:r>
          </w:p>
        </w:tc>
        <w:tc>
          <w:tcPr>
            <w:tcW w:w="0" w:type="auto"/>
            <w:tcMar>
              <w:top w:w="120" w:type="dxa"/>
              <w:left w:w="120" w:type="dxa"/>
              <w:bottom w:w="120" w:type="dxa"/>
              <w:right w:w="120" w:type="dxa"/>
            </w:tcMar>
            <w:vAlign w:val="center"/>
            <w:hideMark/>
          </w:tcPr>
          <w:p w14:paraId="25F8F68C"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5B17250F"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21F5A63D"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67F73A50" w14:textId="77777777" w:rsidR="00055F34" w:rsidRDefault="00AC1C41" w:rsidP="00255FE0">
            <w:pPr>
              <w:rPr>
                <w:rFonts w:eastAsia="Times New Roman" w:cs="Times New Roman"/>
              </w:rPr>
            </w:pPr>
            <w:r>
              <w:rPr>
                <w:rFonts w:eastAsia="Times New Roman" w:cs="Times New Roman"/>
              </w:rPr>
              <w:t xml:space="preserve">11.9 </w:t>
            </w:r>
          </w:p>
        </w:tc>
        <w:tc>
          <w:tcPr>
            <w:tcW w:w="0" w:type="auto"/>
            <w:tcMar>
              <w:top w:w="120" w:type="dxa"/>
              <w:left w:w="120" w:type="dxa"/>
              <w:bottom w:w="120" w:type="dxa"/>
              <w:right w:w="120" w:type="dxa"/>
            </w:tcMar>
            <w:vAlign w:val="center"/>
            <w:hideMark/>
          </w:tcPr>
          <w:p w14:paraId="12850C32" w14:textId="77777777" w:rsidR="00055F34" w:rsidRDefault="00AC1C41" w:rsidP="00255FE0">
            <w:pPr>
              <w:rPr>
                <w:rFonts w:eastAsia="Times New Roman" w:cs="Times New Roman"/>
              </w:rPr>
            </w:pPr>
            <w:r>
              <w:rPr>
                <w:rFonts w:eastAsia="Times New Roman" w:cs="Times New Roman"/>
              </w:rPr>
              <w:t xml:space="preserve">4.5 </w:t>
            </w:r>
          </w:p>
        </w:tc>
      </w:tr>
      <w:tr w:rsidR="00055F34" w14:paraId="3AE24955" w14:textId="77777777">
        <w:trPr>
          <w:tblCellSpacing w:w="15" w:type="dxa"/>
        </w:trPr>
        <w:tc>
          <w:tcPr>
            <w:tcW w:w="0" w:type="auto"/>
            <w:tcMar>
              <w:top w:w="120" w:type="dxa"/>
              <w:left w:w="120" w:type="dxa"/>
              <w:bottom w:w="120" w:type="dxa"/>
              <w:right w:w="120" w:type="dxa"/>
            </w:tcMar>
            <w:vAlign w:val="center"/>
            <w:hideMark/>
          </w:tcPr>
          <w:p w14:paraId="2B07C7C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486CF9D" w14:textId="77777777" w:rsidR="00055F34" w:rsidRDefault="00AC1C41" w:rsidP="00255FE0">
            <w:pPr>
              <w:rPr>
                <w:rFonts w:eastAsia="Times New Roman" w:cs="Times New Roman"/>
              </w:rPr>
            </w:pPr>
            <w:r>
              <w:rPr>
                <w:rFonts w:eastAsia="Times New Roman" w:cs="Times New Roman"/>
              </w:rPr>
              <w:t xml:space="preserve">26 Jul </w:t>
            </w:r>
          </w:p>
        </w:tc>
        <w:tc>
          <w:tcPr>
            <w:tcW w:w="0" w:type="auto"/>
            <w:tcMar>
              <w:top w:w="120" w:type="dxa"/>
              <w:left w:w="120" w:type="dxa"/>
              <w:bottom w:w="120" w:type="dxa"/>
              <w:right w:w="120" w:type="dxa"/>
            </w:tcMar>
            <w:vAlign w:val="center"/>
            <w:hideMark/>
          </w:tcPr>
          <w:p w14:paraId="22D7A316"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45984FCB" w14:textId="77777777" w:rsidR="00055F34" w:rsidRDefault="00AC1C41" w:rsidP="00255FE0">
            <w:pPr>
              <w:rPr>
                <w:rFonts w:eastAsia="Times New Roman" w:cs="Times New Roman"/>
              </w:rPr>
            </w:pPr>
            <w:r>
              <w:rPr>
                <w:rFonts w:eastAsia="Times New Roman" w:cs="Times New Roman"/>
              </w:rPr>
              <w:t xml:space="preserve">0.94 </w:t>
            </w:r>
          </w:p>
        </w:tc>
        <w:tc>
          <w:tcPr>
            <w:tcW w:w="0" w:type="auto"/>
            <w:tcMar>
              <w:top w:w="120" w:type="dxa"/>
              <w:left w:w="120" w:type="dxa"/>
              <w:bottom w:w="120" w:type="dxa"/>
              <w:right w:w="120" w:type="dxa"/>
            </w:tcMar>
            <w:vAlign w:val="center"/>
            <w:hideMark/>
          </w:tcPr>
          <w:p w14:paraId="7F39FF8D" w14:textId="77777777" w:rsidR="00055F34" w:rsidRDefault="00AC1C41" w:rsidP="00255FE0">
            <w:pPr>
              <w:rPr>
                <w:rFonts w:eastAsia="Times New Roman" w:cs="Times New Roman"/>
              </w:rPr>
            </w:pPr>
            <w:r>
              <w:rPr>
                <w:rFonts w:eastAsia="Times New Roman" w:cs="Times New Roman"/>
              </w:rPr>
              <w:t xml:space="preserve">49 </w:t>
            </w:r>
          </w:p>
        </w:tc>
        <w:tc>
          <w:tcPr>
            <w:tcW w:w="0" w:type="auto"/>
            <w:tcMar>
              <w:top w:w="120" w:type="dxa"/>
              <w:left w:w="120" w:type="dxa"/>
              <w:bottom w:w="120" w:type="dxa"/>
              <w:right w:w="120" w:type="dxa"/>
            </w:tcMar>
            <w:vAlign w:val="center"/>
            <w:hideMark/>
          </w:tcPr>
          <w:p w14:paraId="6F0DB822" w14:textId="77777777" w:rsidR="00055F34" w:rsidRDefault="00AC1C41" w:rsidP="00255FE0">
            <w:pPr>
              <w:rPr>
                <w:rFonts w:eastAsia="Times New Roman" w:cs="Times New Roman"/>
              </w:rPr>
            </w:pPr>
            <w:r>
              <w:rPr>
                <w:rFonts w:eastAsia="Times New Roman" w:cs="Times New Roman"/>
              </w:rPr>
              <w:t xml:space="preserve">13.2 </w:t>
            </w:r>
          </w:p>
        </w:tc>
        <w:tc>
          <w:tcPr>
            <w:tcW w:w="0" w:type="auto"/>
            <w:tcMar>
              <w:top w:w="120" w:type="dxa"/>
              <w:left w:w="120" w:type="dxa"/>
              <w:bottom w:w="120" w:type="dxa"/>
              <w:right w:w="120" w:type="dxa"/>
            </w:tcMar>
            <w:vAlign w:val="center"/>
            <w:hideMark/>
          </w:tcPr>
          <w:p w14:paraId="7C5DF08D" w14:textId="77777777" w:rsidR="00055F34" w:rsidRDefault="00AC1C41" w:rsidP="00255FE0">
            <w:pPr>
              <w:rPr>
                <w:rFonts w:eastAsia="Times New Roman" w:cs="Times New Roman"/>
              </w:rPr>
            </w:pPr>
            <w:r>
              <w:rPr>
                <w:rFonts w:eastAsia="Times New Roman" w:cs="Times New Roman"/>
              </w:rPr>
              <w:t xml:space="preserve">4.4 </w:t>
            </w:r>
          </w:p>
        </w:tc>
      </w:tr>
      <w:tr w:rsidR="00055F34" w14:paraId="655BDAFB" w14:textId="77777777">
        <w:trPr>
          <w:tblCellSpacing w:w="15" w:type="dxa"/>
        </w:trPr>
        <w:tc>
          <w:tcPr>
            <w:tcW w:w="0" w:type="auto"/>
            <w:tcMar>
              <w:top w:w="120" w:type="dxa"/>
              <w:left w:w="120" w:type="dxa"/>
              <w:bottom w:w="120" w:type="dxa"/>
              <w:right w:w="120" w:type="dxa"/>
            </w:tcMar>
            <w:vAlign w:val="center"/>
            <w:hideMark/>
          </w:tcPr>
          <w:p w14:paraId="1624225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3452824" w14:textId="77777777" w:rsidR="00055F34" w:rsidRDefault="00AC1C41" w:rsidP="00255FE0">
            <w:pPr>
              <w:rPr>
                <w:rFonts w:eastAsia="Times New Roman" w:cs="Times New Roman"/>
              </w:rPr>
            </w:pPr>
            <w:r>
              <w:rPr>
                <w:rFonts w:eastAsia="Times New Roman" w:cs="Times New Roman"/>
              </w:rPr>
              <w:t xml:space="preserve">1 Aug </w:t>
            </w:r>
          </w:p>
        </w:tc>
        <w:tc>
          <w:tcPr>
            <w:tcW w:w="0" w:type="auto"/>
            <w:tcMar>
              <w:top w:w="120" w:type="dxa"/>
              <w:left w:w="120" w:type="dxa"/>
              <w:bottom w:w="120" w:type="dxa"/>
              <w:right w:w="120" w:type="dxa"/>
            </w:tcMar>
            <w:vAlign w:val="center"/>
            <w:hideMark/>
          </w:tcPr>
          <w:p w14:paraId="0F218EB9"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156D180B" w14:textId="77777777" w:rsidR="00055F34" w:rsidRDefault="00AC1C41" w:rsidP="00255FE0">
            <w:pPr>
              <w:rPr>
                <w:rFonts w:eastAsia="Times New Roman" w:cs="Times New Roman"/>
              </w:rPr>
            </w:pPr>
            <w:r>
              <w:rPr>
                <w:rFonts w:eastAsia="Times New Roman" w:cs="Times New Roman"/>
              </w:rPr>
              <w:t xml:space="preserve">0.56 </w:t>
            </w:r>
          </w:p>
        </w:tc>
        <w:tc>
          <w:tcPr>
            <w:tcW w:w="0" w:type="auto"/>
            <w:tcMar>
              <w:top w:w="120" w:type="dxa"/>
              <w:left w:w="120" w:type="dxa"/>
              <w:bottom w:w="120" w:type="dxa"/>
              <w:right w:w="120" w:type="dxa"/>
            </w:tcMar>
            <w:vAlign w:val="center"/>
            <w:hideMark/>
          </w:tcPr>
          <w:p w14:paraId="15401765" w14:textId="77777777" w:rsidR="00055F34" w:rsidRDefault="00AC1C41" w:rsidP="00255FE0">
            <w:pPr>
              <w:rPr>
                <w:rFonts w:eastAsia="Times New Roman" w:cs="Times New Roman"/>
              </w:rPr>
            </w:pPr>
            <w:r>
              <w:rPr>
                <w:rFonts w:eastAsia="Times New Roman" w:cs="Times New Roman"/>
              </w:rPr>
              <w:t xml:space="preserve">32 </w:t>
            </w:r>
          </w:p>
        </w:tc>
        <w:tc>
          <w:tcPr>
            <w:tcW w:w="0" w:type="auto"/>
            <w:tcMar>
              <w:top w:w="120" w:type="dxa"/>
              <w:left w:w="120" w:type="dxa"/>
              <w:bottom w:w="120" w:type="dxa"/>
              <w:right w:w="120" w:type="dxa"/>
            </w:tcMar>
            <w:vAlign w:val="center"/>
            <w:hideMark/>
          </w:tcPr>
          <w:p w14:paraId="56CE3669" w14:textId="77777777" w:rsidR="00055F34" w:rsidRDefault="00AC1C41" w:rsidP="00255FE0">
            <w:pPr>
              <w:rPr>
                <w:rFonts w:eastAsia="Times New Roman" w:cs="Times New Roman"/>
              </w:rPr>
            </w:pPr>
            <w:r>
              <w:rPr>
                <w:rFonts w:eastAsia="Times New Roman" w:cs="Times New Roman"/>
              </w:rPr>
              <w:t xml:space="preserve">13.4 </w:t>
            </w:r>
          </w:p>
        </w:tc>
        <w:tc>
          <w:tcPr>
            <w:tcW w:w="0" w:type="auto"/>
            <w:tcMar>
              <w:top w:w="120" w:type="dxa"/>
              <w:left w:w="120" w:type="dxa"/>
              <w:bottom w:w="120" w:type="dxa"/>
              <w:right w:w="120" w:type="dxa"/>
            </w:tcMar>
            <w:vAlign w:val="center"/>
            <w:hideMark/>
          </w:tcPr>
          <w:p w14:paraId="400A473E" w14:textId="77777777" w:rsidR="00055F34" w:rsidRDefault="00AC1C41" w:rsidP="00255FE0">
            <w:pPr>
              <w:rPr>
                <w:rFonts w:eastAsia="Times New Roman" w:cs="Times New Roman"/>
              </w:rPr>
            </w:pPr>
            <w:r>
              <w:rPr>
                <w:rFonts w:eastAsia="Times New Roman" w:cs="Times New Roman"/>
              </w:rPr>
              <w:t xml:space="preserve">4.4 </w:t>
            </w:r>
          </w:p>
        </w:tc>
      </w:tr>
      <w:tr w:rsidR="00055F34" w14:paraId="56739CE7" w14:textId="77777777">
        <w:trPr>
          <w:tblCellSpacing w:w="15" w:type="dxa"/>
        </w:trPr>
        <w:tc>
          <w:tcPr>
            <w:tcW w:w="0" w:type="auto"/>
            <w:tcMar>
              <w:top w:w="120" w:type="dxa"/>
              <w:left w:w="120" w:type="dxa"/>
              <w:bottom w:w="120" w:type="dxa"/>
              <w:right w:w="120" w:type="dxa"/>
            </w:tcMar>
            <w:vAlign w:val="center"/>
            <w:hideMark/>
          </w:tcPr>
          <w:p w14:paraId="0FECB7A3"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074DA3A3" w14:textId="77777777" w:rsidR="00055F34" w:rsidRDefault="00AC1C41" w:rsidP="00255FE0">
            <w:pPr>
              <w:rPr>
                <w:rFonts w:eastAsia="Times New Roman" w:cs="Times New Roman"/>
              </w:rPr>
            </w:pPr>
            <w:r>
              <w:rPr>
                <w:rFonts w:eastAsia="Times New Roman" w:cs="Times New Roman"/>
              </w:rPr>
              <w:t xml:space="preserve">30 Jun </w:t>
            </w:r>
          </w:p>
        </w:tc>
        <w:tc>
          <w:tcPr>
            <w:tcW w:w="0" w:type="auto"/>
            <w:tcMar>
              <w:top w:w="120" w:type="dxa"/>
              <w:left w:w="120" w:type="dxa"/>
              <w:bottom w:w="120" w:type="dxa"/>
              <w:right w:w="120" w:type="dxa"/>
            </w:tcMar>
            <w:vAlign w:val="center"/>
            <w:hideMark/>
          </w:tcPr>
          <w:p w14:paraId="488B5944" w14:textId="77777777" w:rsidR="00055F34" w:rsidRDefault="00AC1C41" w:rsidP="00255FE0">
            <w:pPr>
              <w:rPr>
                <w:rFonts w:eastAsia="Times New Roman" w:cs="Times New Roman"/>
              </w:rPr>
            </w:pPr>
            <w:r>
              <w:rPr>
                <w:rFonts w:eastAsia="Times New Roman" w:cs="Times New Roman"/>
              </w:rPr>
              <w:t xml:space="preserve">2.5 </w:t>
            </w:r>
          </w:p>
        </w:tc>
        <w:tc>
          <w:tcPr>
            <w:tcW w:w="0" w:type="auto"/>
            <w:tcMar>
              <w:top w:w="120" w:type="dxa"/>
              <w:left w:w="120" w:type="dxa"/>
              <w:bottom w:w="120" w:type="dxa"/>
              <w:right w:w="120" w:type="dxa"/>
            </w:tcMar>
            <w:vAlign w:val="center"/>
            <w:hideMark/>
          </w:tcPr>
          <w:p w14:paraId="24EC5042" w14:textId="77777777" w:rsidR="00055F34" w:rsidRDefault="00AC1C41" w:rsidP="00255FE0">
            <w:pPr>
              <w:rPr>
                <w:rFonts w:eastAsia="Times New Roman" w:cs="Times New Roman"/>
              </w:rPr>
            </w:pPr>
            <w:r>
              <w:rPr>
                <w:rFonts w:eastAsia="Times New Roman" w:cs="Times New Roman"/>
              </w:rPr>
              <w:t xml:space="preserve">0.79 </w:t>
            </w:r>
          </w:p>
        </w:tc>
        <w:tc>
          <w:tcPr>
            <w:tcW w:w="0" w:type="auto"/>
            <w:tcMar>
              <w:top w:w="120" w:type="dxa"/>
              <w:left w:w="120" w:type="dxa"/>
              <w:bottom w:w="120" w:type="dxa"/>
              <w:right w:w="120" w:type="dxa"/>
            </w:tcMar>
            <w:vAlign w:val="center"/>
            <w:hideMark/>
          </w:tcPr>
          <w:p w14:paraId="18CFC38E" w14:textId="77777777" w:rsidR="00055F34" w:rsidRDefault="00AC1C41" w:rsidP="00255FE0">
            <w:pPr>
              <w:rPr>
                <w:rFonts w:eastAsia="Times New Roman" w:cs="Times New Roman"/>
              </w:rPr>
            </w:pPr>
            <w:r>
              <w:rPr>
                <w:rFonts w:eastAsia="Times New Roman" w:cs="Times New Roman"/>
              </w:rPr>
              <w:t xml:space="preserve">57 </w:t>
            </w:r>
          </w:p>
        </w:tc>
        <w:tc>
          <w:tcPr>
            <w:tcW w:w="0" w:type="auto"/>
            <w:tcMar>
              <w:top w:w="120" w:type="dxa"/>
              <w:left w:w="120" w:type="dxa"/>
              <w:bottom w:w="120" w:type="dxa"/>
              <w:right w:w="120" w:type="dxa"/>
            </w:tcMar>
            <w:vAlign w:val="center"/>
            <w:hideMark/>
          </w:tcPr>
          <w:p w14:paraId="758DCE50" w14:textId="77777777" w:rsidR="00055F34" w:rsidRDefault="00AC1C41" w:rsidP="00255FE0">
            <w:pPr>
              <w:rPr>
                <w:rFonts w:eastAsia="Times New Roman" w:cs="Times New Roman"/>
              </w:rPr>
            </w:pPr>
            <w:r>
              <w:rPr>
                <w:rFonts w:eastAsia="Times New Roman" w:cs="Times New Roman"/>
              </w:rPr>
              <w:t xml:space="preserve">15.6 </w:t>
            </w:r>
          </w:p>
        </w:tc>
        <w:tc>
          <w:tcPr>
            <w:tcW w:w="0" w:type="auto"/>
            <w:tcMar>
              <w:top w:w="120" w:type="dxa"/>
              <w:left w:w="120" w:type="dxa"/>
              <w:bottom w:w="120" w:type="dxa"/>
              <w:right w:w="120" w:type="dxa"/>
            </w:tcMar>
            <w:vAlign w:val="center"/>
            <w:hideMark/>
          </w:tcPr>
          <w:p w14:paraId="5C30C7F3" w14:textId="77777777" w:rsidR="00055F34" w:rsidRDefault="00AC1C41" w:rsidP="00255FE0">
            <w:pPr>
              <w:rPr>
                <w:rFonts w:eastAsia="Times New Roman" w:cs="Times New Roman"/>
              </w:rPr>
            </w:pPr>
            <w:r>
              <w:rPr>
                <w:rFonts w:eastAsia="Times New Roman" w:cs="Times New Roman"/>
              </w:rPr>
              <w:t xml:space="preserve">4.7 </w:t>
            </w:r>
          </w:p>
        </w:tc>
      </w:tr>
      <w:tr w:rsidR="00055F34" w14:paraId="33AC4118" w14:textId="77777777">
        <w:trPr>
          <w:tblCellSpacing w:w="15" w:type="dxa"/>
        </w:trPr>
        <w:tc>
          <w:tcPr>
            <w:tcW w:w="0" w:type="auto"/>
            <w:tcMar>
              <w:top w:w="120" w:type="dxa"/>
              <w:left w:w="120" w:type="dxa"/>
              <w:bottom w:w="120" w:type="dxa"/>
              <w:right w:w="120" w:type="dxa"/>
            </w:tcMar>
            <w:vAlign w:val="center"/>
            <w:hideMark/>
          </w:tcPr>
          <w:p w14:paraId="2C572BC7"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7372D50" w14:textId="77777777" w:rsidR="00055F34" w:rsidRDefault="00AC1C41" w:rsidP="00255FE0">
            <w:pPr>
              <w:rPr>
                <w:rFonts w:eastAsia="Times New Roman" w:cs="Times New Roman"/>
              </w:rPr>
            </w:pPr>
            <w:r>
              <w:rPr>
                <w:rFonts w:eastAsia="Times New Roman" w:cs="Times New Roman"/>
              </w:rPr>
              <w:t xml:space="preserve">9 Jul </w:t>
            </w:r>
          </w:p>
        </w:tc>
        <w:tc>
          <w:tcPr>
            <w:tcW w:w="0" w:type="auto"/>
            <w:tcMar>
              <w:top w:w="120" w:type="dxa"/>
              <w:left w:w="120" w:type="dxa"/>
              <w:bottom w:w="120" w:type="dxa"/>
              <w:right w:w="120" w:type="dxa"/>
            </w:tcMar>
            <w:vAlign w:val="center"/>
            <w:hideMark/>
          </w:tcPr>
          <w:p w14:paraId="0AD21C80"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399C0416" w14:textId="77777777" w:rsidR="00055F34" w:rsidRDefault="00AC1C41" w:rsidP="00255FE0">
            <w:pPr>
              <w:rPr>
                <w:rFonts w:eastAsia="Times New Roman" w:cs="Times New Roman"/>
              </w:rPr>
            </w:pPr>
            <w:r>
              <w:rPr>
                <w:rFonts w:eastAsia="Times New Roman" w:cs="Times New Roman"/>
              </w:rPr>
              <w:t xml:space="preserve">0.83 </w:t>
            </w:r>
          </w:p>
        </w:tc>
        <w:tc>
          <w:tcPr>
            <w:tcW w:w="0" w:type="auto"/>
            <w:tcMar>
              <w:top w:w="120" w:type="dxa"/>
              <w:left w:w="120" w:type="dxa"/>
              <w:bottom w:w="120" w:type="dxa"/>
              <w:right w:w="120" w:type="dxa"/>
            </w:tcMar>
            <w:vAlign w:val="center"/>
            <w:hideMark/>
          </w:tcPr>
          <w:p w14:paraId="31559290"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3AE47E99" w14:textId="77777777" w:rsidR="00055F34" w:rsidRDefault="00AC1C41" w:rsidP="00255FE0">
            <w:pPr>
              <w:rPr>
                <w:rFonts w:eastAsia="Times New Roman" w:cs="Times New Roman"/>
              </w:rPr>
            </w:pPr>
            <w:r>
              <w:rPr>
                <w:rFonts w:eastAsia="Times New Roman" w:cs="Times New Roman"/>
              </w:rPr>
              <w:t xml:space="preserve">15.6 </w:t>
            </w:r>
          </w:p>
        </w:tc>
        <w:tc>
          <w:tcPr>
            <w:tcW w:w="0" w:type="auto"/>
            <w:tcMar>
              <w:top w:w="120" w:type="dxa"/>
              <w:left w:w="120" w:type="dxa"/>
              <w:bottom w:w="120" w:type="dxa"/>
              <w:right w:w="120" w:type="dxa"/>
            </w:tcMar>
            <w:vAlign w:val="center"/>
            <w:hideMark/>
          </w:tcPr>
          <w:p w14:paraId="6AD976B7" w14:textId="77777777" w:rsidR="00055F34" w:rsidRDefault="00AC1C41" w:rsidP="00255FE0">
            <w:pPr>
              <w:rPr>
                <w:rFonts w:eastAsia="Times New Roman" w:cs="Times New Roman"/>
              </w:rPr>
            </w:pPr>
            <w:r>
              <w:rPr>
                <w:rFonts w:eastAsia="Times New Roman" w:cs="Times New Roman"/>
              </w:rPr>
              <w:t xml:space="preserve">4.7 </w:t>
            </w:r>
          </w:p>
        </w:tc>
      </w:tr>
      <w:tr w:rsidR="00055F34" w14:paraId="28425181" w14:textId="77777777">
        <w:trPr>
          <w:tblCellSpacing w:w="15" w:type="dxa"/>
        </w:trPr>
        <w:tc>
          <w:tcPr>
            <w:tcW w:w="0" w:type="auto"/>
            <w:tcMar>
              <w:top w:w="120" w:type="dxa"/>
              <w:left w:w="120" w:type="dxa"/>
              <w:bottom w:w="120" w:type="dxa"/>
              <w:right w:w="120" w:type="dxa"/>
            </w:tcMar>
            <w:vAlign w:val="center"/>
            <w:hideMark/>
          </w:tcPr>
          <w:p w14:paraId="7249FDD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B9D5125" w14:textId="77777777" w:rsidR="00055F34" w:rsidRDefault="00AC1C41" w:rsidP="00255FE0">
            <w:pPr>
              <w:rPr>
                <w:rFonts w:eastAsia="Times New Roman" w:cs="Times New Roman"/>
              </w:rPr>
            </w:pPr>
            <w:r>
              <w:rPr>
                <w:rFonts w:eastAsia="Times New Roman" w:cs="Times New Roman"/>
              </w:rPr>
              <w:t xml:space="preserve">14 Jul </w:t>
            </w:r>
          </w:p>
        </w:tc>
        <w:tc>
          <w:tcPr>
            <w:tcW w:w="0" w:type="auto"/>
            <w:tcMar>
              <w:top w:w="120" w:type="dxa"/>
              <w:left w:w="120" w:type="dxa"/>
              <w:bottom w:w="120" w:type="dxa"/>
              <w:right w:w="120" w:type="dxa"/>
            </w:tcMar>
            <w:vAlign w:val="center"/>
            <w:hideMark/>
          </w:tcPr>
          <w:p w14:paraId="7D3EB91A"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6A501148" w14:textId="77777777" w:rsidR="00055F34" w:rsidRDefault="00AC1C41" w:rsidP="00255FE0">
            <w:pPr>
              <w:rPr>
                <w:rFonts w:eastAsia="Times New Roman" w:cs="Times New Roman"/>
              </w:rPr>
            </w:pPr>
            <w:r>
              <w:rPr>
                <w:rFonts w:eastAsia="Times New Roman" w:cs="Times New Roman"/>
              </w:rPr>
              <w:t xml:space="preserve">0.68 </w:t>
            </w:r>
          </w:p>
        </w:tc>
        <w:tc>
          <w:tcPr>
            <w:tcW w:w="0" w:type="auto"/>
            <w:tcMar>
              <w:top w:w="120" w:type="dxa"/>
              <w:left w:w="120" w:type="dxa"/>
              <w:bottom w:w="120" w:type="dxa"/>
              <w:right w:w="120" w:type="dxa"/>
            </w:tcMar>
            <w:vAlign w:val="center"/>
            <w:hideMark/>
          </w:tcPr>
          <w:p w14:paraId="1CB3D44B" w14:textId="77777777" w:rsidR="00055F34" w:rsidRDefault="00AC1C41" w:rsidP="00255FE0">
            <w:pPr>
              <w:rPr>
                <w:rFonts w:eastAsia="Times New Roman" w:cs="Times New Roman"/>
              </w:rPr>
            </w:pPr>
            <w:r>
              <w:rPr>
                <w:rFonts w:eastAsia="Times New Roman" w:cs="Times New Roman"/>
              </w:rPr>
              <w:t xml:space="preserve">53 </w:t>
            </w:r>
          </w:p>
        </w:tc>
        <w:tc>
          <w:tcPr>
            <w:tcW w:w="0" w:type="auto"/>
            <w:tcMar>
              <w:top w:w="120" w:type="dxa"/>
              <w:left w:w="120" w:type="dxa"/>
              <w:bottom w:w="120" w:type="dxa"/>
              <w:right w:w="120" w:type="dxa"/>
            </w:tcMar>
            <w:vAlign w:val="center"/>
            <w:hideMark/>
          </w:tcPr>
          <w:p w14:paraId="39E4129E" w14:textId="77777777" w:rsidR="00055F34" w:rsidRDefault="00AC1C41" w:rsidP="00255FE0">
            <w:pPr>
              <w:rPr>
                <w:rFonts w:eastAsia="Times New Roman" w:cs="Times New Roman"/>
              </w:rPr>
            </w:pPr>
            <w:r>
              <w:rPr>
                <w:rFonts w:eastAsia="Times New Roman" w:cs="Times New Roman"/>
              </w:rPr>
              <w:t xml:space="preserve">15.1 </w:t>
            </w:r>
          </w:p>
        </w:tc>
        <w:tc>
          <w:tcPr>
            <w:tcW w:w="0" w:type="auto"/>
            <w:tcMar>
              <w:top w:w="120" w:type="dxa"/>
              <w:left w:w="120" w:type="dxa"/>
              <w:bottom w:w="120" w:type="dxa"/>
              <w:right w:w="120" w:type="dxa"/>
            </w:tcMar>
            <w:vAlign w:val="center"/>
            <w:hideMark/>
          </w:tcPr>
          <w:p w14:paraId="7DAB1B46" w14:textId="77777777" w:rsidR="00055F34" w:rsidRDefault="00AC1C41" w:rsidP="00255FE0">
            <w:pPr>
              <w:rPr>
                <w:rFonts w:eastAsia="Times New Roman" w:cs="Times New Roman"/>
              </w:rPr>
            </w:pPr>
            <w:r>
              <w:rPr>
                <w:rFonts w:eastAsia="Times New Roman" w:cs="Times New Roman"/>
              </w:rPr>
              <w:t xml:space="preserve">4.4 </w:t>
            </w:r>
          </w:p>
        </w:tc>
      </w:tr>
      <w:tr w:rsidR="00055F34" w14:paraId="60C1DB78" w14:textId="77777777">
        <w:trPr>
          <w:tblCellSpacing w:w="15" w:type="dxa"/>
        </w:trPr>
        <w:tc>
          <w:tcPr>
            <w:tcW w:w="0" w:type="auto"/>
            <w:tcMar>
              <w:top w:w="120" w:type="dxa"/>
              <w:left w:w="120" w:type="dxa"/>
              <w:bottom w:w="120" w:type="dxa"/>
              <w:right w:w="120" w:type="dxa"/>
            </w:tcMar>
            <w:vAlign w:val="center"/>
            <w:hideMark/>
          </w:tcPr>
          <w:p w14:paraId="133D8C1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3534F6" w14:textId="77777777" w:rsidR="00055F34" w:rsidRDefault="00AC1C41" w:rsidP="00255FE0">
            <w:pPr>
              <w:rPr>
                <w:rFonts w:eastAsia="Times New Roman" w:cs="Times New Roman"/>
              </w:rPr>
            </w:pPr>
            <w:r>
              <w:rPr>
                <w:rFonts w:eastAsia="Times New Roman" w:cs="Times New Roman"/>
              </w:rPr>
              <w:t xml:space="preserve">21 Jul </w:t>
            </w:r>
          </w:p>
        </w:tc>
        <w:tc>
          <w:tcPr>
            <w:tcW w:w="0" w:type="auto"/>
            <w:tcMar>
              <w:top w:w="120" w:type="dxa"/>
              <w:left w:w="120" w:type="dxa"/>
              <w:bottom w:w="120" w:type="dxa"/>
              <w:right w:w="120" w:type="dxa"/>
            </w:tcMar>
            <w:vAlign w:val="center"/>
            <w:hideMark/>
          </w:tcPr>
          <w:p w14:paraId="033DA7F3"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6F60BBF0" w14:textId="77777777" w:rsidR="00055F34" w:rsidRDefault="00AC1C41" w:rsidP="00255FE0">
            <w:pPr>
              <w:rPr>
                <w:rFonts w:eastAsia="Times New Roman" w:cs="Times New Roman"/>
              </w:rPr>
            </w:pPr>
            <w:r>
              <w:rPr>
                <w:rFonts w:eastAsia="Times New Roman" w:cs="Times New Roman"/>
              </w:rPr>
              <w:t xml:space="preserve">0.84 </w:t>
            </w:r>
          </w:p>
        </w:tc>
        <w:tc>
          <w:tcPr>
            <w:tcW w:w="0" w:type="auto"/>
            <w:tcMar>
              <w:top w:w="120" w:type="dxa"/>
              <w:left w:w="120" w:type="dxa"/>
              <w:bottom w:w="120" w:type="dxa"/>
              <w:right w:w="120" w:type="dxa"/>
            </w:tcMar>
            <w:vAlign w:val="center"/>
            <w:hideMark/>
          </w:tcPr>
          <w:p w14:paraId="6D16DBE6"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20FF051C" w14:textId="77777777" w:rsidR="00055F34" w:rsidRDefault="00AC1C41" w:rsidP="00255FE0">
            <w:pPr>
              <w:rPr>
                <w:rFonts w:eastAsia="Times New Roman" w:cs="Times New Roman"/>
              </w:rPr>
            </w:pPr>
            <w:r>
              <w:rPr>
                <w:rFonts w:eastAsia="Times New Roman" w:cs="Times New Roman"/>
              </w:rPr>
              <w:t xml:space="preserve">13.1 </w:t>
            </w:r>
          </w:p>
        </w:tc>
        <w:tc>
          <w:tcPr>
            <w:tcW w:w="0" w:type="auto"/>
            <w:tcMar>
              <w:top w:w="120" w:type="dxa"/>
              <w:left w:w="120" w:type="dxa"/>
              <w:bottom w:w="120" w:type="dxa"/>
              <w:right w:w="120" w:type="dxa"/>
            </w:tcMar>
            <w:vAlign w:val="center"/>
            <w:hideMark/>
          </w:tcPr>
          <w:p w14:paraId="7273D511" w14:textId="77777777" w:rsidR="00055F34" w:rsidRDefault="00AC1C41" w:rsidP="00255FE0">
            <w:pPr>
              <w:rPr>
                <w:rFonts w:eastAsia="Times New Roman" w:cs="Times New Roman"/>
              </w:rPr>
            </w:pPr>
            <w:r>
              <w:rPr>
                <w:rFonts w:eastAsia="Times New Roman" w:cs="Times New Roman"/>
              </w:rPr>
              <w:t xml:space="preserve">5.0 </w:t>
            </w:r>
          </w:p>
        </w:tc>
      </w:tr>
      <w:tr w:rsidR="00055F34" w14:paraId="6F495CBF" w14:textId="77777777">
        <w:trPr>
          <w:tblCellSpacing w:w="15" w:type="dxa"/>
        </w:trPr>
        <w:tc>
          <w:tcPr>
            <w:tcW w:w="0" w:type="auto"/>
            <w:tcMar>
              <w:top w:w="120" w:type="dxa"/>
              <w:left w:w="120" w:type="dxa"/>
              <w:bottom w:w="120" w:type="dxa"/>
              <w:right w:w="120" w:type="dxa"/>
            </w:tcMar>
            <w:vAlign w:val="center"/>
            <w:hideMark/>
          </w:tcPr>
          <w:p w14:paraId="080D72D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6FAAF2B" w14:textId="77777777" w:rsidR="00055F34" w:rsidRDefault="00AC1C41" w:rsidP="00255FE0">
            <w:pPr>
              <w:rPr>
                <w:rFonts w:eastAsia="Times New Roman" w:cs="Times New Roman"/>
              </w:rPr>
            </w:pPr>
            <w:r>
              <w:rPr>
                <w:rFonts w:eastAsia="Times New Roman" w:cs="Times New Roman"/>
              </w:rPr>
              <w:t xml:space="preserve">30 Jul </w:t>
            </w:r>
          </w:p>
        </w:tc>
        <w:tc>
          <w:tcPr>
            <w:tcW w:w="0" w:type="auto"/>
            <w:tcMar>
              <w:top w:w="120" w:type="dxa"/>
              <w:left w:w="120" w:type="dxa"/>
              <w:bottom w:w="120" w:type="dxa"/>
              <w:right w:w="120" w:type="dxa"/>
            </w:tcMar>
            <w:vAlign w:val="center"/>
            <w:hideMark/>
          </w:tcPr>
          <w:p w14:paraId="5A1EC608"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69A010B2" w14:textId="77777777" w:rsidR="00055F34" w:rsidRDefault="00AC1C41" w:rsidP="00255FE0">
            <w:pPr>
              <w:rPr>
                <w:rFonts w:eastAsia="Times New Roman" w:cs="Times New Roman"/>
              </w:rPr>
            </w:pPr>
            <w:r>
              <w:rPr>
                <w:rFonts w:eastAsia="Times New Roman" w:cs="Times New Roman"/>
              </w:rPr>
              <w:t xml:space="preserve">0.72 </w:t>
            </w:r>
          </w:p>
        </w:tc>
        <w:tc>
          <w:tcPr>
            <w:tcW w:w="0" w:type="auto"/>
            <w:tcMar>
              <w:top w:w="120" w:type="dxa"/>
              <w:left w:w="120" w:type="dxa"/>
              <w:bottom w:w="120" w:type="dxa"/>
              <w:right w:w="120" w:type="dxa"/>
            </w:tcMar>
            <w:vAlign w:val="center"/>
            <w:hideMark/>
          </w:tcPr>
          <w:p w14:paraId="3CAD7D2B"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66A7A1CD" w14:textId="77777777" w:rsidR="00055F34" w:rsidRDefault="00AC1C41" w:rsidP="00255FE0">
            <w:pPr>
              <w:rPr>
                <w:rFonts w:eastAsia="Times New Roman" w:cs="Times New Roman"/>
              </w:rPr>
            </w:pPr>
            <w:r>
              <w:rPr>
                <w:rFonts w:eastAsia="Times New Roman" w:cs="Times New Roman"/>
              </w:rPr>
              <w:t xml:space="preserve">10.3 </w:t>
            </w:r>
          </w:p>
        </w:tc>
        <w:tc>
          <w:tcPr>
            <w:tcW w:w="0" w:type="auto"/>
            <w:tcMar>
              <w:top w:w="120" w:type="dxa"/>
              <w:left w:w="120" w:type="dxa"/>
              <w:bottom w:w="120" w:type="dxa"/>
              <w:right w:w="120" w:type="dxa"/>
            </w:tcMar>
            <w:vAlign w:val="center"/>
            <w:hideMark/>
          </w:tcPr>
          <w:p w14:paraId="47F724BE" w14:textId="77777777" w:rsidR="00055F34" w:rsidRDefault="00AC1C41" w:rsidP="00255FE0">
            <w:pPr>
              <w:rPr>
                <w:rFonts w:eastAsia="Times New Roman" w:cs="Times New Roman"/>
              </w:rPr>
            </w:pPr>
            <w:r>
              <w:rPr>
                <w:rFonts w:eastAsia="Times New Roman" w:cs="Times New Roman"/>
              </w:rPr>
              <w:t xml:space="preserve">4.4 </w:t>
            </w:r>
          </w:p>
        </w:tc>
      </w:tr>
    </w:tbl>
    <w:p w14:paraId="6C77EF6A" w14:textId="77777777" w:rsidR="00055F34" w:rsidRDefault="00AC1C41" w:rsidP="00255FE0">
      <w:pPr>
        <w:pStyle w:val="NormalWeb"/>
        <w:spacing w:line="480" w:lineRule="auto"/>
        <w:ind w:firstLine="0"/>
      </w:pPr>
      <w:r>
        <w:t xml:space="preserve">Table 6. </w:t>
      </w:r>
      <w:proofErr w:type="gramStart"/>
      <w:r>
        <w:t>Results of the multiple regression analysis (without interaction terms) of the factors affecting thermocline depth in the survey lakes.</w:t>
      </w:r>
      <w:proofErr w:type="gramEnd"/>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6"/>
        <w:gridCol w:w="816"/>
        <w:gridCol w:w="720"/>
        <w:gridCol w:w="720"/>
        <w:gridCol w:w="998"/>
      </w:tblGrid>
      <w:tr w:rsidR="00055F34" w14:paraId="2EF99A10" w14:textId="77777777">
        <w:trPr>
          <w:tblCellSpacing w:w="15" w:type="dxa"/>
        </w:trPr>
        <w:tc>
          <w:tcPr>
            <w:tcW w:w="0" w:type="auto"/>
            <w:vAlign w:val="center"/>
            <w:hideMark/>
          </w:tcPr>
          <w:p w14:paraId="5028A23A" w14:textId="77777777" w:rsidR="00055F34" w:rsidRDefault="00AC1C41" w:rsidP="00255FE0">
            <w:pPr>
              <w:rPr>
                <w:rFonts w:eastAsia="Times New Roman" w:cs="Times New Roman"/>
                <w:b/>
                <w:bCs/>
              </w:rPr>
            </w:pPr>
            <w:r>
              <w:rPr>
                <w:rFonts w:eastAsia="Times New Roman" w:cs="Times New Roman"/>
                <w:b/>
                <w:bCs/>
              </w:rPr>
              <w:t>Source</w:t>
            </w:r>
          </w:p>
        </w:tc>
        <w:tc>
          <w:tcPr>
            <w:tcW w:w="0" w:type="auto"/>
            <w:vAlign w:val="center"/>
            <w:hideMark/>
          </w:tcPr>
          <w:p w14:paraId="41E47A7D" w14:textId="77777777" w:rsidR="00055F34" w:rsidRDefault="00055F34" w:rsidP="00255FE0">
            <w:pPr>
              <w:rPr>
                <w:rFonts w:eastAsia="Times New Roman" w:cs="Times New Roman"/>
                <w:b/>
                <w:bCs/>
              </w:rPr>
            </w:pPr>
          </w:p>
        </w:tc>
        <w:tc>
          <w:tcPr>
            <w:tcW w:w="0" w:type="auto"/>
            <w:vAlign w:val="center"/>
            <w:hideMark/>
          </w:tcPr>
          <w:p w14:paraId="753BEB11" w14:textId="77777777" w:rsidR="00055F34" w:rsidRDefault="00055F34" w:rsidP="00255FE0">
            <w:pPr>
              <w:rPr>
                <w:rFonts w:eastAsia="Times New Roman" w:cs="Times New Roman"/>
                <w:b/>
                <w:bCs/>
              </w:rPr>
            </w:pPr>
          </w:p>
        </w:tc>
        <w:tc>
          <w:tcPr>
            <w:tcW w:w="0" w:type="auto"/>
            <w:vAlign w:val="center"/>
            <w:hideMark/>
          </w:tcPr>
          <w:p w14:paraId="16B5ED54" w14:textId="77777777" w:rsidR="00055F34" w:rsidRDefault="00055F34" w:rsidP="00255FE0">
            <w:pPr>
              <w:rPr>
                <w:rFonts w:eastAsia="Times New Roman" w:cs="Times New Roman"/>
                <w:b/>
                <w:bCs/>
              </w:rPr>
            </w:pPr>
          </w:p>
        </w:tc>
        <w:tc>
          <w:tcPr>
            <w:tcW w:w="0" w:type="auto"/>
            <w:vAlign w:val="center"/>
            <w:hideMark/>
          </w:tcPr>
          <w:p w14:paraId="5C5E769F" w14:textId="77777777" w:rsidR="00055F34" w:rsidRDefault="00055F34" w:rsidP="00255FE0">
            <w:pPr>
              <w:rPr>
                <w:rFonts w:eastAsia="Times New Roman" w:cs="Times New Roman"/>
                <w:b/>
                <w:bCs/>
              </w:rPr>
            </w:pPr>
          </w:p>
        </w:tc>
      </w:tr>
      <w:tr w:rsidR="00055F34" w14:paraId="0D45A819" w14:textId="77777777">
        <w:trPr>
          <w:tblCellSpacing w:w="15" w:type="dxa"/>
        </w:trPr>
        <w:tc>
          <w:tcPr>
            <w:tcW w:w="0" w:type="auto"/>
            <w:vAlign w:val="center"/>
            <w:hideMark/>
          </w:tcPr>
          <w:p w14:paraId="38982BA8" w14:textId="77777777" w:rsidR="00055F34" w:rsidRDefault="00055F34" w:rsidP="00255FE0">
            <w:pPr>
              <w:rPr>
                <w:rFonts w:eastAsia="Times New Roman" w:cs="Times New Roman"/>
                <w:b/>
                <w:bCs/>
              </w:rPr>
            </w:pPr>
          </w:p>
        </w:tc>
        <w:tc>
          <w:tcPr>
            <w:tcW w:w="0" w:type="auto"/>
            <w:vAlign w:val="center"/>
            <w:hideMark/>
          </w:tcPr>
          <w:p w14:paraId="40CFAFB0" w14:textId="77777777" w:rsidR="00055F34" w:rsidRDefault="00AC1C41" w:rsidP="00255FE0">
            <w:pPr>
              <w:rPr>
                <w:rFonts w:eastAsia="Times New Roman" w:cs="Times New Roman"/>
                <w:b/>
                <w:bCs/>
              </w:rPr>
            </w:pPr>
            <w:proofErr w:type="spellStart"/>
            <w:proofErr w:type="gramStart"/>
            <w:r>
              <w:rPr>
                <w:rFonts w:eastAsia="Times New Roman" w:cs="Times New Roman"/>
                <w:b/>
                <w:bCs/>
                <w:i/>
                <w:iCs/>
              </w:rPr>
              <w:t>df</w:t>
            </w:r>
            <w:proofErr w:type="spellEnd"/>
            <w:proofErr w:type="gramEnd"/>
          </w:p>
        </w:tc>
        <w:tc>
          <w:tcPr>
            <w:tcW w:w="0" w:type="auto"/>
            <w:vAlign w:val="center"/>
            <w:hideMark/>
          </w:tcPr>
          <w:p w14:paraId="7A93BCBD" w14:textId="77777777" w:rsidR="00055F34" w:rsidRDefault="00AC1C41" w:rsidP="00255FE0">
            <w:pPr>
              <w:rPr>
                <w:rFonts w:eastAsia="Times New Roman" w:cs="Times New Roman"/>
                <w:b/>
                <w:bCs/>
              </w:rPr>
            </w:pPr>
            <w:r>
              <w:rPr>
                <w:rFonts w:eastAsia="Times New Roman" w:cs="Times New Roman"/>
                <w:b/>
                <w:bCs/>
              </w:rPr>
              <w:t>SS</w:t>
            </w:r>
          </w:p>
        </w:tc>
        <w:tc>
          <w:tcPr>
            <w:tcW w:w="0" w:type="auto"/>
            <w:vAlign w:val="center"/>
            <w:hideMark/>
          </w:tcPr>
          <w:p w14:paraId="10BC9BA5" w14:textId="77777777" w:rsidR="00055F34" w:rsidRDefault="00AC1C41" w:rsidP="00255FE0">
            <w:pPr>
              <w:rPr>
                <w:rFonts w:eastAsia="Times New Roman" w:cs="Times New Roman"/>
                <w:b/>
                <w:bCs/>
              </w:rPr>
            </w:pPr>
            <w:r>
              <w:rPr>
                <w:rFonts w:eastAsia="Times New Roman" w:cs="Times New Roman"/>
                <w:b/>
                <w:bCs/>
              </w:rPr>
              <w:t>F</w:t>
            </w:r>
          </w:p>
        </w:tc>
        <w:tc>
          <w:tcPr>
            <w:tcW w:w="0" w:type="auto"/>
            <w:vAlign w:val="center"/>
            <w:hideMark/>
          </w:tcPr>
          <w:p w14:paraId="2EABBB85" w14:textId="77777777" w:rsidR="00055F34" w:rsidRDefault="00AC1C41" w:rsidP="00255FE0">
            <w:pPr>
              <w:rPr>
                <w:rFonts w:eastAsia="Times New Roman" w:cs="Times New Roman"/>
                <w:b/>
                <w:bCs/>
              </w:rPr>
            </w:pPr>
            <w:proofErr w:type="gramStart"/>
            <w:r>
              <w:rPr>
                <w:rFonts w:eastAsia="Times New Roman" w:cs="Times New Roman"/>
                <w:b/>
                <w:bCs/>
              </w:rPr>
              <w:t>p</w:t>
            </w:r>
            <w:proofErr w:type="gramEnd"/>
          </w:p>
        </w:tc>
      </w:tr>
      <w:tr w:rsidR="00055F34" w14:paraId="00EF8C1C" w14:textId="77777777">
        <w:trPr>
          <w:tblCellSpacing w:w="15" w:type="dxa"/>
        </w:trPr>
        <w:tc>
          <w:tcPr>
            <w:tcW w:w="0" w:type="auto"/>
            <w:tcMar>
              <w:top w:w="120" w:type="dxa"/>
              <w:left w:w="120" w:type="dxa"/>
              <w:bottom w:w="120" w:type="dxa"/>
              <w:right w:w="120" w:type="dxa"/>
            </w:tcMar>
            <w:vAlign w:val="center"/>
            <w:hideMark/>
          </w:tcPr>
          <w:p w14:paraId="444E8533" w14:textId="77777777" w:rsidR="00055F34" w:rsidRDefault="00AC1C41" w:rsidP="00255FE0">
            <w:pPr>
              <w:rPr>
                <w:rFonts w:eastAsia="Times New Roman" w:cs="Times New Roman"/>
              </w:rPr>
            </w:pPr>
            <w:r>
              <w:rPr>
                <w:rFonts w:eastAsia="Times New Roman" w:cs="Times New Roman"/>
              </w:rPr>
              <w:t>Model</w:t>
            </w:r>
          </w:p>
        </w:tc>
        <w:tc>
          <w:tcPr>
            <w:tcW w:w="0" w:type="auto"/>
            <w:tcMar>
              <w:top w:w="120" w:type="dxa"/>
              <w:left w:w="120" w:type="dxa"/>
              <w:bottom w:w="120" w:type="dxa"/>
              <w:right w:w="120" w:type="dxa"/>
            </w:tcMar>
            <w:vAlign w:val="center"/>
            <w:hideMark/>
          </w:tcPr>
          <w:p w14:paraId="1358BF43" w14:textId="77777777" w:rsidR="00055F34" w:rsidRDefault="00AC1C41" w:rsidP="00255FE0">
            <w:pPr>
              <w:rPr>
                <w:rFonts w:eastAsia="Times New Roman" w:cs="Times New Roman"/>
              </w:rPr>
            </w:pPr>
            <w:r>
              <w:rPr>
                <w:rFonts w:eastAsia="Times New Roman" w:cs="Times New Roman"/>
              </w:rPr>
              <w:t xml:space="preserve">3 </w:t>
            </w:r>
          </w:p>
        </w:tc>
        <w:tc>
          <w:tcPr>
            <w:tcW w:w="0" w:type="auto"/>
            <w:tcMar>
              <w:top w:w="120" w:type="dxa"/>
              <w:left w:w="120" w:type="dxa"/>
              <w:bottom w:w="120" w:type="dxa"/>
              <w:right w:w="120" w:type="dxa"/>
            </w:tcMar>
            <w:vAlign w:val="center"/>
            <w:hideMark/>
          </w:tcPr>
          <w:p w14:paraId="4EAE16A0" w14:textId="77777777" w:rsidR="00055F34" w:rsidRDefault="00AC1C41" w:rsidP="00255FE0">
            <w:pPr>
              <w:rPr>
                <w:rFonts w:eastAsia="Times New Roman" w:cs="Times New Roman"/>
              </w:rPr>
            </w:pPr>
            <w:r>
              <w:rPr>
                <w:rFonts w:eastAsia="Times New Roman" w:cs="Times New Roman"/>
              </w:rPr>
              <w:t xml:space="preserve">91.20 </w:t>
            </w:r>
          </w:p>
        </w:tc>
        <w:tc>
          <w:tcPr>
            <w:tcW w:w="0" w:type="auto"/>
            <w:tcMar>
              <w:top w:w="120" w:type="dxa"/>
              <w:left w:w="120" w:type="dxa"/>
              <w:bottom w:w="120" w:type="dxa"/>
              <w:right w:w="120" w:type="dxa"/>
            </w:tcMar>
            <w:vAlign w:val="center"/>
            <w:hideMark/>
          </w:tcPr>
          <w:p w14:paraId="07A6D531" w14:textId="77777777" w:rsidR="00055F34" w:rsidRDefault="00AC1C41" w:rsidP="00255FE0">
            <w:pPr>
              <w:rPr>
                <w:rFonts w:eastAsia="Times New Roman" w:cs="Times New Roman"/>
              </w:rPr>
            </w:pPr>
            <w:r>
              <w:rPr>
                <w:rFonts w:eastAsia="Times New Roman" w:cs="Times New Roman"/>
              </w:rPr>
              <w:t xml:space="preserve">35.40 </w:t>
            </w:r>
          </w:p>
        </w:tc>
        <w:tc>
          <w:tcPr>
            <w:tcW w:w="0" w:type="auto"/>
            <w:tcMar>
              <w:top w:w="120" w:type="dxa"/>
              <w:left w:w="120" w:type="dxa"/>
              <w:bottom w:w="120" w:type="dxa"/>
              <w:right w:w="120" w:type="dxa"/>
            </w:tcMar>
            <w:vAlign w:val="center"/>
            <w:hideMark/>
          </w:tcPr>
          <w:p w14:paraId="264D5CD8" w14:textId="77777777" w:rsidR="00055F34" w:rsidRDefault="00AC1C41" w:rsidP="00255FE0">
            <w:pPr>
              <w:rPr>
                <w:rFonts w:eastAsia="Times New Roman" w:cs="Times New Roman"/>
              </w:rPr>
            </w:pPr>
            <w:r>
              <w:rPr>
                <w:rFonts w:eastAsia="Times New Roman" w:cs="Times New Roman"/>
              </w:rPr>
              <w:t xml:space="preserve">&lt; 0.0001 </w:t>
            </w:r>
          </w:p>
        </w:tc>
      </w:tr>
      <w:tr w:rsidR="00055F34" w14:paraId="318B21B5" w14:textId="77777777">
        <w:trPr>
          <w:tblCellSpacing w:w="15" w:type="dxa"/>
        </w:trPr>
        <w:tc>
          <w:tcPr>
            <w:tcW w:w="0" w:type="auto"/>
            <w:tcMar>
              <w:top w:w="120" w:type="dxa"/>
              <w:left w:w="120" w:type="dxa"/>
              <w:bottom w:w="120" w:type="dxa"/>
              <w:right w:w="120" w:type="dxa"/>
            </w:tcMar>
            <w:vAlign w:val="center"/>
            <w:hideMark/>
          </w:tcPr>
          <w:p w14:paraId="00DEC626" w14:textId="77777777" w:rsidR="00055F34" w:rsidRDefault="00AC1C41" w:rsidP="00255FE0">
            <w:pPr>
              <w:rPr>
                <w:rFonts w:eastAsia="Times New Roman" w:cs="Times New Roman"/>
              </w:rPr>
            </w:pPr>
            <w:r>
              <w:rPr>
                <w:rFonts w:eastAsia="Times New Roman" w:cs="Times New Roman"/>
              </w:rPr>
              <w:t xml:space="preserve">Error </w:t>
            </w:r>
          </w:p>
        </w:tc>
        <w:tc>
          <w:tcPr>
            <w:tcW w:w="0" w:type="auto"/>
            <w:tcMar>
              <w:top w:w="120" w:type="dxa"/>
              <w:left w:w="120" w:type="dxa"/>
              <w:bottom w:w="120" w:type="dxa"/>
              <w:right w:w="120" w:type="dxa"/>
            </w:tcMar>
            <w:vAlign w:val="center"/>
            <w:hideMark/>
          </w:tcPr>
          <w:p w14:paraId="7D644737" w14:textId="77777777" w:rsidR="00055F34" w:rsidRDefault="00AC1C41" w:rsidP="00255FE0">
            <w:pPr>
              <w:rPr>
                <w:rFonts w:eastAsia="Times New Roman" w:cs="Times New Roman"/>
              </w:rPr>
            </w:pPr>
            <w:r>
              <w:rPr>
                <w:rFonts w:eastAsia="Times New Roman" w:cs="Times New Roman"/>
              </w:rPr>
              <w:t xml:space="preserve">41 </w:t>
            </w:r>
          </w:p>
        </w:tc>
        <w:tc>
          <w:tcPr>
            <w:tcW w:w="0" w:type="auto"/>
            <w:tcMar>
              <w:top w:w="120" w:type="dxa"/>
              <w:left w:w="120" w:type="dxa"/>
              <w:bottom w:w="120" w:type="dxa"/>
              <w:right w:w="120" w:type="dxa"/>
            </w:tcMar>
            <w:vAlign w:val="center"/>
            <w:hideMark/>
          </w:tcPr>
          <w:p w14:paraId="0B0D0327" w14:textId="77777777" w:rsidR="00055F34" w:rsidRDefault="00AC1C41" w:rsidP="00255FE0">
            <w:pPr>
              <w:rPr>
                <w:rFonts w:eastAsia="Times New Roman" w:cs="Times New Roman"/>
              </w:rPr>
            </w:pPr>
            <w:r>
              <w:rPr>
                <w:rFonts w:eastAsia="Times New Roman" w:cs="Times New Roman"/>
              </w:rPr>
              <w:t xml:space="preserve">35.21 </w:t>
            </w:r>
          </w:p>
        </w:tc>
        <w:tc>
          <w:tcPr>
            <w:tcW w:w="0" w:type="auto"/>
            <w:tcMar>
              <w:top w:w="120" w:type="dxa"/>
              <w:left w:w="120" w:type="dxa"/>
              <w:bottom w:w="120" w:type="dxa"/>
              <w:right w:w="120" w:type="dxa"/>
            </w:tcMar>
            <w:vAlign w:val="center"/>
            <w:hideMark/>
          </w:tcPr>
          <w:p w14:paraId="0D3EA53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7542138" w14:textId="77777777" w:rsidR="00055F34" w:rsidRDefault="00055F34" w:rsidP="00255FE0">
            <w:pPr>
              <w:rPr>
                <w:rFonts w:eastAsia="Times New Roman" w:cs="Times New Roman"/>
              </w:rPr>
            </w:pPr>
          </w:p>
        </w:tc>
      </w:tr>
      <w:tr w:rsidR="00055F34" w14:paraId="5E5DCB52" w14:textId="77777777">
        <w:trPr>
          <w:tblCellSpacing w:w="15" w:type="dxa"/>
        </w:trPr>
        <w:tc>
          <w:tcPr>
            <w:tcW w:w="0" w:type="auto"/>
            <w:vAlign w:val="center"/>
            <w:hideMark/>
          </w:tcPr>
          <w:p w14:paraId="4198F7B8" w14:textId="77777777" w:rsidR="00055F34" w:rsidRDefault="00055F34" w:rsidP="00255FE0">
            <w:pPr>
              <w:rPr>
                <w:rFonts w:eastAsia="Times New Roman" w:cs="Times New Roman"/>
                <w:b/>
                <w:bCs/>
              </w:rPr>
            </w:pPr>
          </w:p>
        </w:tc>
        <w:tc>
          <w:tcPr>
            <w:tcW w:w="0" w:type="auto"/>
            <w:vAlign w:val="center"/>
            <w:hideMark/>
          </w:tcPr>
          <w:p w14:paraId="246414F4" w14:textId="77777777" w:rsidR="00055F34" w:rsidRDefault="00AC1C41" w:rsidP="00255FE0">
            <w:pPr>
              <w:rPr>
                <w:rFonts w:eastAsia="Times New Roman" w:cs="Times New Roman"/>
                <w:b/>
                <w:bCs/>
              </w:rPr>
            </w:pPr>
            <w:r>
              <w:rPr>
                <w:rFonts w:eastAsia="Times New Roman" w:cs="Times New Roman"/>
                <w:b/>
                <w:bCs/>
              </w:rPr>
              <w:t xml:space="preserve">Estimate </w:t>
            </w:r>
          </w:p>
        </w:tc>
        <w:tc>
          <w:tcPr>
            <w:tcW w:w="0" w:type="auto"/>
            <w:vAlign w:val="center"/>
            <w:hideMark/>
          </w:tcPr>
          <w:p w14:paraId="2E849694" w14:textId="77777777" w:rsidR="00055F34" w:rsidRDefault="00AC1C41" w:rsidP="00255FE0">
            <w:pPr>
              <w:rPr>
                <w:rFonts w:eastAsia="Times New Roman" w:cs="Times New Roman"/>
                <w:b/>
                <w:bCs/>
              </w:rPr>
            </w:pPr>
            <w:proofErr w:type="spellStart"/>
            <w:r>
              <w:rPr>
                <w:rFonts w:eastAsia="Times New Roman" w:cs="Times New Roman"/>
                <w:b/>
                <w:bCs/>
              </w:rPr>
              <w:t>Std</w:t>
            </w:r>
            <w:proofErr w:type="spellEnd"/>
            <w:r>
              <w:rPr>
                <w:rFonts w:eastAsia="Times New Roman" w:cs="Times New Roman"/>
                <w:b/>
                <w:bCs/>
              </w:rPr>
              <w:t xml:space="preserve"> Err </w:t>
            </w:r>
          </w:p>
        </w:tc>
        <w:tc>
          <w:tcPr>
            <w:tcW w:w="0" w:type="auto"/>
            <w:vAlign w:val="center"/>
            <w:hideMark/>
          </w:tcPr>
          <w:p w14:paraId="2F917F9D" w14:textId="77777777" w:rsidR="00055F34" w:rsidRDefault="00AC1C41" w:rsidP="00255FE0">
            <w:pPr>
              <w:rPr>
                <w:rFonts w:eastAsia="Times New Roman" w:cs="Times New Roman"/>
                <w:b/>
                <w:bCs/>
              </w:rPr>
            </w:pPr>
            <w:proofErr w:type="gramStart"/>
            <w:r>
              <w:rPr>
                <w:rFonts w:eastAsia="Times New Roman" w:cs="Times New Roman"/>
                <w:b/>
                <w:bCs/>
              </w:rPr>
              <w:t>t</w:t>
            </w:r>
            <w:proofErr w:type="gramEnd"/>
            <w:r>
              <w:rPr>
                <w:rFonts w:eastAsia="Times New Roman" w:cs="Times New Roman"/>
                <w:b/>
                <w:bCs/>
              </w:rPr>
              <w:t xml:space="preserve"> </w:t>
            </w:r>
          </w:p>
        </w:tc>
        <w:tc>
          <w:tcPr>
            <w:tcW w:w="0" w:type="auto"/>
            <w:vAlign w:val="center"/>
            <w:hideMark/>
          </w:tcPr>
          <w:p w14:paraId="7BD96753" w14:textId="77777777" w:rsidR="00055F34" w:rsidRDefault="00AC1C41" w:rsidP="00255FE0">
            <w:pPr>
              <w:rPr>
                <w:rFonts w:eastAsia="Times New Roman" w:cs="Times New Roman"/>
                <w:b/>
                <w:bCs/>
              </w:rPr>
            </w:pPr>
            <w:proofErr w:type="gramStart"/>
            <w:r>
              <w:rPr>
                <w:rFonts w:eastAsia="Times New Roman" w:cs="Times New Roman"/>
                <w:b/>
                <w:bCs/>
              </w:rPr>
              <w:t>p</w:t>
            </w:r>
            <w:proofErr w:type="gramEnd"/>
            <w:r>
              <w:rPr>
                <w:rFonts w:eastAsia="Times New Roman" w:cs="Times New Roman"/>
                <w:b/>
                <w:bCs/>
              </w:rPr>
              <w:t xml:space="preserve"> </w:t>
            </w:r>
          </w:p>
        </w:tc>
      </w:tr>
      <w:tr w:rsidR="00055F34" w14:paraId="72D26FDF" w14:textId="77777777">
        <w:trPr>
          <w:tblCellSpacing w:w="15" w:type="dxa"/>
        </w:trPr>
        <w:tc>
          <w:tcPr>
            <w:tcW w:w="0" w:type="auto"/>
            <w:tcMar>
              <w:top w:w="120" w:type="dxa"/>
              <w:left w:w="120" w:type="dxa"/>
              <w:bottom w:w="120" w:type="dxa"/>
              <w:right w:w="120" w:type="dxa"/>
            </w:tcMar>
            <w:vAlign w:val="center"/>
            <w:hideMark/>
          </w:tcPr>
          <w:p w14:paraId="4F4DDF7B" w14:textId="77777777" w:rsidR="00055F34" w:rsidRDefault="00AC1C41" w:rsidP="00255FE0">
            <w:pPr>
              <w:rPr>
                <w:rFonts w:eastAsia="Times New Roman" w:cs="Times New Roman"/>
              </w:rPr>
            </w:pPr>
            <w:r>
              <w:rPr>
                <w:rFonts w:eastAsia="Times New Roman" w:cs="Times New Roman"/>
              </w:rPr>
              <w:t xml:space="preserve">Intercept </w:t>
            </w:r>
          </w:p>
        </w:tc>
        <w:tc>
          <w:tcPr>
            <w:tcW w:w="0" w:type="auto"/>
            <w:tcMar>
              <w:top w:w="120" w:type="dxa"/>
              <w:left w:w="120" w:type="dxa"/>
              <w:bottom w:w="120" w:type="dxa"/>
              <w:right w:w="120" w:type="dxa"/>
            </w:tcMar>
            <w:vAlign w:val="center"/>
            <w:hideMark/>
          </w:tcPr>
          <w:p w14:paraId="79835197" w14:textId="77777777" w:rsidR="00055F34" w:rsidRDefault="00AC1C41" w:rsidP="00255FE0">
            <w:pPr>
              <w:rPr>
                <w:rFonts w:eastAsia="Times New Roman" w:cs="Times New Roman"/>
              </w:rPr>
            </w:pPr>
            <w:r>
              <w:rPr>
                <w:rFonts w:eastAsia="Times New Roman" w:cs="Times New Roman"/>
              </w:rPr>
              <w:t xml:space="preserve">-7.08 </w:t>
            </w:r>
          </w:p>
        </w:tc>
        <w:tc>
          <w:tcPr>
            <w:tcW w:w="0" w:type="auto"/>
            <w:tcMar>
              <w:top w:w="120" w:type="dxa"/>
              <w:left w:w="120" w:type="dxa"/>
              <w:bottom w:w="120" w:type="dxa"/>
              <w:right w:w="120" w:type="dxa"/>
            </w:tcMar>
            <w:vAlign w:val="center"/>
            <w:hideMark/>
          </w:tcPr>
          <w:p w14:paraId="3DDDFAE0" w14:textId="77777777" w:rsidR="00055F34" w:rsidRDefault="00AC1C41" w:rsidP="00255FE0">
            <w:pPr>
              <w:rPr>
                <w:rFonts w:eastAsia="Times New Roman" w:cs="Times New Roman"/>
              </w:rPr>
            </w:pPr>
            <w:r>
              <w:rPr>
                <w:rFonts w:eastAsia="Times New Roman" w:cs="Times New Roman"/>
              </w:rPr>
              <w:t xml:space="preserve">3.22 </w:t>
            </w:r>
          </w:p>
        </w:tc>
        <w:tc>
          <w:tcPr>
            <w:tcW w:w="0" w:type="auto"/>
            <w:tcMar>
              <w:top w:w="120" w:type="dxa"/>
              <w:left w:w="120" w:type="dxa"/>
              <w:bottom w:w="120" w:type="dxa"/>
              <w:right w:w="120" w:type="dxa"/>
            </w:tcMar>
            <w:vAlign w:val="center"/>
            <w:hideMark/>
          </w:tcPr>
          <w:p w14:paraId="07EE484F" w14:textId="77777777" w:rsidR="00055F34" w:rsidRDefault="00AC1C41" w:rsidP="00255FE0">
            <w:pPr>
              <w:rPr>
                <w:rFonts w:eastAsia="Times New Roman" w:cs="Times New Roman"/>
              </w:rPr>
            </w:pPr>
            <w:r>
              <w:rPr>
                <w:rFonts w:eastAsia="Times New Roman" w:cs="Times New Roman"/>
              </w:rPr>
              <w:t xml:space="preserve">-2.20 </w:t>
            </w:r>
          </w:p>
        </w:tc>
        <w:tc>
          <w:tcPr>
            <w:tcW w:w="0" w:type="auto"/>
            <w:tcMar>
              <w:top w:w="120" w:type="dxa"/>
              <w:left w:w="120" w:type="dxa"/>
              <w:bottom w:w="120" w:type="dxa"/>
              <w:right w:w="120" w:type="dxa"/>
            </w:tcMar>
            <w:vAlign w:val="center"/>
            <w:hideMark/>
          </w:tcPr>
          <w:p w14:paraId="5B58A583" w14:textId="77777777" w:rsidR="00055F34" w:rsidRDefault="00AC1C41" w:rsidP="00255FE0">
            <w:pPr>
              <w:rPr>
                <w:rFonts w:eastAsia="Times New Roman" w:cs="Times New Roman"/>
              </w:rPr>
            </w:pPr>
            <w:r>
              <w:rPr>
                <w:rFonts w:eastAsia="Times New Roman" w:cs="Times New Roman"/>
              </w:rPr>
              <w:t xml:space="preserve">0.03 </w:t>
            </w:r>
          </w:p>
        </w:tc>
      </w:tr>
      <w:tr w:rsidR="00055F34" w14:paraId="75598617" w14:textId="77777777">
        <w:trPr>
          <w:tblCellSpacing w:w="15" w:type="dxa"/>
        </w:trPr>
        <w:tc>
          <w:tcPr>
            <w:tcW w:w="0" w:type="auto"/>
            <w:tcMar>
              <w:top w:w="120" w:type="dxa"/>
              <w:left w:w="120" w:type="dxa"/>
              <w:bottom w:w="120" w:type="dxa"/>
              <w:right w:w="120" w:type="dxa"/>
            </w:tcMar>
            <w:vAlign w:val="center"/>
            <w:hideMark/>
          </w:tcPr>
          <w:p w14:paraId="0E1AC3B0" w14:textId="77777777" w:rsidR="00055F34" w:rsidRDefault="00AC1C41" w:rsidP="00255FE0">
            <w:pPr>
              <w:rPr>
                <w:rFonts w:eastAsia="Times New Roman" w:cs="Times New Roman"/>
              </w:rPr>
            </w:pPr>
            <w:proofErr w:type="spellStart"/>
            <w:r>
              <w:rPr>
                <w:rFonts w:eastAsia="Times New Roman" w:cs="Times New Roman"/>
              </w:rPr>
              <w:t>K</w:t>
            </w:r>
            <w:r>
              <w:rPr>
                <w:rFonts w:eastAsia="Times New Roman" w:cs="Times New Roman"/>
                <w:vertAlign w:val="subscript"/>
              </w:rPr>
              <w:t>d</w:t>
            </w:r>
            <w:proofErr w:type="spellEnd"/>
            <w:r>
              <w:rPr>
                <w:rFonts w:eastAsia="Times New Roman" w:cs="Times New Roman"/>
              </w:rPr>
              <w:t xml:space="preserve"> </w:t>
            </w:r>
          </w:p>
        </w:tc>
        <w:tc>
          <w:tcPr>
            <w:tcW w:w="0" w:type="auto"/>
            <w:tcMar>
              <w:top w:w="120" w:type="dxa"/>
              <w:left w:w="120" w:type="dxa"/>
              <w:bottom w:w="120" w:type="dxa"/>
              <w:right w:w="120" w:type="dxa"/>
            </w:tcMar>
            <w:vAlign w:val="center"/>
            <w:hideMark/>
          </w:tcPr>
          <w:p w14:paraId="33D1EC36" w14:textId="77777777" w:rsidR="00055F34" w:rsidRDefault="00AC1C41" w:rsidP="00255FE0">
            <w:pPr>
              <w:rPr>
                <w:rFonts w:eastAsia="Times New Roman" w:cs="Times New Roman"/>
              </w:rPr>
            </w:pPr>
            <w:r>
              <w:rPr>
                <w:rFonts w:eastAsia="Times New Roman" w:cs="Times New Roman"/>
              </w:rPr>
              <w:t xml:space="preserve">-3.08 </w:t>
            </w:r>
          </w:p>
        </w:tc>
        <w:tc>
          <w:tcPr>
            <w:tcW w:w="0" w:type="auto"/>
            <w:tcMar>
              <w:top w:w="120" w:type="dxa"/>
              <w:left w:w="120" w:type="dxa"/>
              <w:bottom w:w="120" w:type="dxa"/>
              <w:right w:w="120" w:type="dxa"/>
            </w:tcMar>
            <w:vAlign w:val="center"/>
            <w:hideMark/>
          </w:tcPr>
          <w:p w14:paraId="175FB314"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4D65C97A" w14:textId="77777777" w:rsidR="00055F34" w:rsidRDefault="00AC1C41" w:rsidP="00255FE0">
            <w:pPr>
              <w:rPr>
                <w:rFonts w:eastAsia="Times New Roman" w:cs="Times New Roman"/>
              </w:rPr>
            </w:pPr>
            <w:r>
              <w:rPr>
                <w:rFonts w:eastAsia="Times New Roman" w:cs="Times New Roman"/>
              </w:rPr>
              <w:t xml:space="preserve">-3.53 </w:t>
            </w:r>
          </w:p>
        </w:tc>
        <w:tc>
          <w:tcPr>
            <w:tcW w:w="0" w:type="auto"/>
            <w:tcMar>
              <w:top w:w="120" w:type="dxa"/>
              <w:left w:w="120" w:type="dxa"/>
              <w:bottom w:w="120" w:type="dxa"/>
              <w:right w:w="120" w:type="dxa"/>
            </w:tcMar>
            <w:vAlign w:val="center"/>
            <w:hideMark/>
          </w:tcPr>
          <w:p w14:paraId="54EF2489" w14:textId="77777777" w:rsidR="00055F34" w:rsidRDefault="00AC1C41" w:rsidP="00255FE0">
            <w:pPr>
              <w:rPr>
                <w:rFonts w:eastAsia="Times New Roman" w:cs="Times New Roman"/>
              </w:rPr>
            </w:pPr>
            <w:r>
              <w:rPr>
                <w:rFonts w:eastAsia="Times New Roman" w:cs="Times New Roman"/>
              </w:rPr>
              <w:t xml:space="preserve">0.001 </w:t>
            </w:r>
          </w:p>
        </w:tc>
      </w:tr>
      <w:tr w:rsidR="00055F34" w14:paraId="0E411534" w14:textId="77777777">
        <w:trPr>
          <w:tblCellSpacing w:w="15" w:type="dxa"/>
        </w:trPr>
        <w:tc>
          <w:tcPr>
            <w:tcW w:w="0" w:type="auto"/>
            <w:tcMar>
              <w:top w:w="120" w:type="dxa"/>
              <w:left w:w="120" w:type="dxa"/>
              <w:bottom w:w="120" w:type="dxa"/>
              <w:right w:w="120" w:type="dxa"/>
            </w:tcMar>
            <w:vAlign w:val="center"/>
            <w:hideMark/>
          </w:tcPr>
          <w:p w14:paraId="067A16E5" w14:textId="77777777" w:rsidR="00055F34" w:rsidRDefault="00AC1C41" w:rsidP="00255FE0">
            <w:pPr>
              <w:rPr>
                <w:rFonts w:eastAsia="Times New Roman" w:cs="Times New Roman"/>
              </w:rPr>
            </w:pPr>
            <w:r>
              <w:rPr>
                <w:rFonts w:eastAsia="Times New Roman" w:cs="Times New Roman"/>
              </w:rPr>
              <w:t xml:space="preserve">Area </w:t>
            </w:r>
          </w:p>
        </w:tc>
        <w:tc>
          <w:tcPr>
            <w:tcW w:w="0" w:type="auto"/>
            <w:tcMar>
              <w:top w:w="120" w:type="dxa"/>
              <w:left w:w="120" w:type="dxa"/>
              <w:bottom w:w="120" w:type="dxa"/>
              <w:right w:w="120" w:type="dxa"/>
            </w:tcMar>
            <w:vAlign w:val="center"/>
            <w:hideMark/>
          </w:tcPr>
          <w:p w14:paraId="14CD1075" w14:textId="77777777" w:rsidR="00055F34" w:rsidRDefault="00AC1C41" w:rsidP="00255FE0">
            <w:pPr>
              <w:rPr>
                <w:rFonts w:eastAsia="Times New Roman" w:cs="Times New Roman"/>
              </w:rPr>
            </w:pPr>
            <w:r>
              <w:rPr>
                <w:rFonts w:eastAsia="Times New Roman" w:cs="Times New Roman"/>
              </w:rPr>
              <w:t xml:space="preserve">0.04 </w:t>
            </w:r>
          </w:p>
        </w:tc>
        <w:tc>
          <w:tcPr>
            <w:tcW w:w="0" w:type="auto"/>
            <w:tcMar>
              <w:top w:w="120" w:type="dxa"/>
              <w:left w:w="120" w:type="dxa"/>
              <w:bottom w:w="120" w:type="dxa"/>
              <w:right w:w="120" w:type="dxa"/>
            </w:tcMar>
            <w:vAlign w:val="center"/>
            <w:hideMark/>
          </w:tcPr>
          <w:p w14:paraId="19FD1400" w14:textId="77777777" w:rsidR="00055F34" w:rsidRDefault="00AC1C41" w:rsidP="00255FE0">
            <w:pPr>
              <w:rPr>
                <w:rFonts w:eastAsia="Times New Roman" w:cs="Times New Roman"/>
              </w:rPr>
            </w:pPr>
            <w:r>
              <w:rPr>
                <w:rFonts w:eastAsia="Times New Roman" w:cs="Times New Roman"/>
              </w:rPr>
              <w:t xml:space="preserve">0.01 </w:t>
            </w:r>
          </w:p>
        </w:tc>
        <w:tc>
          <w:tcPr>
            <w:tcW w:w="0" w:type="auto"/>
            <w:tcMar>
              <w:top w:w="120" w:type="dxa"/>
              <w:left w:w="120" w:type="dxa"/>
              <w:bottom w:w="120" w:type="dxa"/>
              <w:right w:w="120" w:type="dxa"/>
            </w:tcMar>
            <w:vAlign w:val="center"/>
            <w:hideMark/>
          </w:tcPr>
          <w:p w14:paraId="1CF50005" w14:textId="77777777" w:rsidR="00055F34" w:rsidRDefault="00AC1C41" w:rsidP="00255FE0">
            <w:pPr>
              <w:rPr>
                <w:rFonts w:eastAsia="Times New Roman" w:cs="Times New Roman"/>
              </w:rPr>
            </w:pPr>
            <w:r>
              <w:rPr>
                <w:rFonts w:eastAsia="Times New Roman" w:cs="Times New Roman"/>
              </w:rPr>
              <w:t xml:space="preserve">3.76 </w:t>
            </w:r>
          </w:p>
        </w:tc>
        <w:tc>
          <w:tcPr>
            <w:tcW w:w="0" w:type="auto"/>
            <w:tcMar>
              <w:top w:w="120" w:type="dxa"/>
              <w:left w:w="120" w:type="dxa"/>
              <w:bottom w:w="120" w:type="dxa"/>
              <w:right w:w="120" w:type="dxa"/>
            </w:tcMar>
            <w:vAlign w:val="center"/>
            <w:hideMark/>
          </w:tcPr>
          <w:p w14:paraId="7E0E863F" w14:textId="77777777" w:rsidR="00055F34" w:rsidRDefault="00AC1C41" w:rsidP="00255FE0">
            <w:pPr>
              <w:rPr>
                <w:rFonts w:eastAsia="Times New Roman" w:cs="Times New Roman"/>
              </w:rPr>
            </w:pPr>
            <w:r>
              <w:rPr>
                <w:rFonts w:eastAsia="Times New Roman" w:cs="Times New Roman"/>
              </w:rPr>
              <w:t xml:space="preserve">0.001 </w:t>
            </w:r>
          </w:p>
        </w:tc>
      </w:tr>
      <w:tr w:rsidR="00055F34" w14:paraId="4CB65028" w14:textId="77777777">
        <w:trPr>
          <w:tblCellSpacing w:w="15" w:type="dxa"/>
        </w:trPr>
        <w:tc>
          <w:tcPr>
            <w:tcW w:w="0" w:type="auto"/>
            <w:tcMar>
              <w:top w:w="120" w:type="dxa"/>
              <w:left w:w="120" w:type="dxa"/>
              <w:bottom w:w="120" w:type="dxa"/>
              <w:right w:w="120" w:type="dxa"/>
            </w:tcMar>
            <w:vAlign w:val="center"/>
            <w:hideMark/>
          </w:tcPr>
          <w:p w14:paraId="71D7182C" w14:textId="77777777" w:rsidR="00055F34" w:rsidRDefault="00AC1C41" w:rsidP="00255FE0">
            <w:pPr>
              <w:rPr>
                <w:rFonts w:eastAsia="Times New Roman" w:cs="Times New Roman"/>
              </w:rPr>
            </w:pPr>
            <w:r>
              <w:rPr>
                <w:rFonts w:eastAsia="Times New Roman" w:cs="Times New Roman"/>
              </w:rPr>
              <w:t xml:space="preserve">Julian Day </w:t>
            </w:r>
          </w:p>
        </w:tc>
        <w:tc>
          <w:tcPr>
            <w:tcW w:w="0" w:type="auto"/>
            <w:tcMar>
              <w:top w:w="120" w:type="dxa"/>
              <w:left w:w="120" w:type="dxa"/>
              <w:bottom w:w="120" w:type="dxa"/>
              <w:right w:w="120" w:type="dxa"/>
            </w:tcMar>
            <w:vAlign w:val="center"/>
            <w:hideMark/>
          </w:tcPr>
          <w:p w14:paraId="63C7373C" w14:textId="77777777" w:rsidR="00055F34" w:rsidRDefault="00AC1C41" w:rsidP="00255FE0">
            <w:pPr>
              <w:rPr>
                <w:rFonts w:eastAsia="Times New Roman" w:cs="Times New Roman"/>
              </w:rPr>
            </w:pPr>
            <w:r>
              <w:rPr>
                <w:rFonts w:eastAsia="Times New Roman" w:cs="Times New Roman"/>
              </w:rPr>
              <w:t xml:space="preserve">0.067 </w:t>
            </w:r>
          </w:p>
        </w:tc>
        <w:tc>
          <w:tcPr>
            <w:tcW w:w="0" w:type="auto"/>
            <w:tcMar>
              <w:top w:w="120" w:type="dxa"/>
              <w:left w:w="120" w:type="dxa"/>
              <w:bottom w:w="120" w:type="dxa"/>
              <w:right w:w="120" w:type="dxa"/>
            </w:tcMar>
            <w:vAlign w:val="center"/>
            <w:hideMark/>
          </w:tcPr>
          <w:p w14:paraId="6C9EDE53" w14:textId="77777777" w:rsidR="00055F34" w:rsidRDefault="00AC1C41" w:rsidP="00255FE0">
            <w:pPr>
              <w:rPr>
                <w:rFonts w:eastAsia="Times New Roman" w:cs="Times New Roman"/>
              </w:rPr>
            </w:pPr>
            <w:r>
              <w:rPr>
                <w:rFonts w:eastAsia="Times New Roman" w:cs="Times New Roman"/>
              </w:rPr>
              <w:t xml:space="preserve">0.014 </w:t>
            </w:r>
          </w:p>
        </w:tc>
        <w:tc>
          <w:tcPr>
            <w:tcW w:w="0" w:type="auto"/>
            <w:tcMar>
              <w:top w:w="120" w:type="dxa"/>
              <w:left w:w="120" w:type="dxa"/>
              <w:bottom w:w="120" w:type="dxa"/>
              <w:right w:w="120" w:type="dxa"/>
            </w:tcMar>
            <w:vAlign w:val="center"/>
            <w:hideMark/>
          </w:tcPr>
          <w:p w14:paraId="25C3F4B7" w14:textId="77777777" w:rsidR="00055F34" w:rsidRDefault="00AC1C41" w:rsidP="00255FE0">
            <w:pPr>
              <w:rPr>
                <w:rFonts w:eastAsia="Times New Roman" w:cs="Times New Roman"/>
              </w:rPr>
            </w:pPr>
            <w:r>
              <w:rPr>
                <w:rFonts w:eastAsia="Times New Roman" w:cs="Times New Roman"/>
              </w:rPr>
              <w:t xml:space="preserve">4.85 </w:t>
            </w:r>
          </w:p>
        </w:tc>
        <w:tc>
          <w:tcPr>
            <w:tcW w:w="0" w:type="auto"/>
            <w:tcMar>
              <w:top w:w="120" w:type="dxa"/>
              <w:left w:w="120" w:type="dxa"/>
              <w:bottom w:w="120" w:type="dxa"/>
              <w:right w:w="120" w:type="dxa"/>
            </w:tcMar>
            <w:vAlign w:val="center"/>
            <w:hideMark/>
          </w:tcPr>
          <w:p w14:paraId="698FCCF2" w14:textId="77777777" w:rsidR="00055F34" w:rsidRDefault="00AC1C41" w:rsidP="00255FE0">
            <w:pPr>
              <w:rPr>
                <w:rFonts w:eastAsia="Times New Roman" w:cs="Times New Roman"/>
              </w:rPr>
            </w:pPr>
            <w:r>
              <w:rPr>
                <w:rFonts w:eastAsia="Times New Roman" w:cs="Times New Roman"/>
              </w:rPr>
              <w:t xml:space="preserve">&lt; 0.0001 </w:t>
            </w:r>
          </w:p>
        </w:tc>
      </w:tr>
    </w:tbl>
    <w:p w14:paraId="41C80FB8" w14:textId="77777777" w:rsidR="00055F34" w:rsidRDefault="00AC1C41" w:rsidP="00255FE0">
      <w:pPr>
        <w:pStyle w:val="Heading1"/>
        <w:spacing w:line="480" w:lineRule="auto"/>
        <w:rPr>
          <w:rFonts w:eastAsia="Times New Roman" w:cs="Times New Roman"/>
        </w:rPr>
      </w:pPr>
      <w:r>
        <w:rPr>
          <w:rFonts w:eastAsia="Times New Roman" w:cs="Times New Roman"/>
        </w:rPr>
        <w:t>Figure Legends</w:t>
      </w:r>
    </w:p>
    <w:p w14:paraId="330FD0FF" w14:textId="02F6431F" w:rsidR="00055F34" w:rsidRDefault="00F17401" w:rsidP="00255FE0">
      <w:pPr>
        <w:pStyle w:val="NormalWeb"/>
        <w:spacing w:line="480" w:lineRule="auto"/>
        <w:ind w:firstLine="0"/>
      </w:pPr>
      <w:r>
        <w:t>Figure 1. M</w:t>
      </w:r>
      <w:r w:rsidR="00AC1C41">
        <w:t xml:space="preserve">ap of the lakes used in the survey. </w:t>
      </w:r>
    </w:p>
    <w:p w14:paraId="00D1A799" w14:textId="7966BD74" w:rsidR="00055F34" w:rsidRDefault="00AC1C41" w:rsidP="00255FE0">
      <w:pPr>
        <w:pStyle w:val="NormalWeb"/>
        <w:spacing w:line="480" w:lineRule="auto"/>
        <w:ind w:firstLine="0"/>
      </w:pPr>
      <w:r>
        <w:lastRenderedPageBreak/>
        <w:t xml:space="preserve">Figure 2. </w:t>
      </w:r>
      <w:r w:rsidR="00F17401">
        <w:t>M</w:t>
      </w:r>
      <w:r>
        <w:t xml:space="preserve">ap of the lakes used in the incubation experiments. </w:t>
      </w:r>
    </w:p>
    <w:p w14:paraId="06174DB6" w14:textId="2350BE68" w:rsidR="00055F34" w:rsidRDefault="00AC1C41" w:rsidP="00255FE0">
      <w:pPr>
        <w:pStyle w:val="NormalWeb"/>
        <w:spacing w:line="480" w:lineRule="auto"/>
        <w:ind w:firstLine="0"/>
      </w:pPr>
      <w:r>
        <w:t>Figure 3. The relationship between thermocline depth and light attenuation coefficient (</w:t>
      </w:r>
      <w:proofErr w:type="spellStart"/>
      <w:r>
        <w:t>K</w:t>
      </w:r>
      <w:r>
        <w:rPr>
          <w:vertAlign w:val="subscript"/>
        </w:rPr>
        <w:t>d</w:t>
      </w:r>
      <w:proofErr w:type="spellEnd"/>
      <w:r>
        <w:t>) in surveys conducted between 2006 and 200</w:t>
      </w:r>
      <w:r w:rsidR="00F17401">
        <w:t>8. The line represents the best-</w:t>
      </w:r>
      <w:r>
        <w:t xml:space="preserve">fit least squares regression. </w:t>
      </w:r>
    </w:p>
    <w:p w14:paraId="470CEA47" w14:textId="77777777" w:rsidR="00055F34" w:rsidRDefault="00AC1C41" w:rsidP="00255FE0">
      <w:pPr>
        <w:pStyle w:val="NormalWeb"/>
        <w:spacing w:line="480" w:lineRule="auto"/>
        <w:ind w:firstLine="0"/>
      </w:pPr>
      <w:r>
        <w:t xml:space="preserve">Figure 4. </w:t>
      </w:r>
      <w:proofErr w:type="gramStart"/>
      <w:r>
        <w:t>The relationship between the dissolved organic carbon (DOC) concentration and light attenuation coefficient (</w:t>
      </w:r>
      <w:proofErr w:type="spellStart"/>
      <w:r>
        <w:t>K</w:t>
      </w:r>
      <w:r>
        <w:rPr>
          <w:vertAlign w:val="subscript"/>
        </w:rPr>
        <w:t>d</w:t>
      </w:r>
      <w:proofErr w:type="spellEnd"/>
      <w:r>
        <w:t>) in the lakes sampled in 2007 and 2008.</w:t>
      </w:r>
      <w:proofErr w:type="gramEnd"/>
      <w:r>
        <w:t xml:space="preserve"> </w:t>
      </w:r>
    </w:p>
    <w:p w14:paraId="55847CBE" w14:textId="77777777" w:rsidR="00055F34" w:rsidRDefault="00AC1C41" w:rsidP="00255FE0">
      <w:pPr>
        <w:pStyle w:val="NormalWeb"/>
        <w:spacing w:line="480" w:lineRule="auto"/>
        <w:ind w:firstLine="0"/>
      </w:pPr>
      <w:r>
        <w:t>Figure 5. The relationship between the light attenuation coefficient (</w:t>
      </w:r>
      <w:proofErr w:type="spellStart"/>
      <w:r>
        <w:t>K</w:t>
      </w:r>
      <w:r>
        <w:rPr>
          <w:vertAlign w:val="subscript"/>
        </w:rPr>
        <w:t>d</w:t>
      </w:r>
      <w:proofErr w:type="spellEnd"/>
      <w:r>
        <w:t xml:space="preserve">) and Z-score standardized dissolved organic carbon (DOC), </w:t>
      </w:r>
      <w:proofErr w:type="spellStart"/>
      <w:r>
        <w:t>chromophoric</w:t>
      </w:r>
      <w:proofErr w:type="spellEnd"/>
      <w:r>
        <w:t xml:space="preserve"> dissolved organic matter (</w:t>
      </w:r>
      <w:proofErr w:type="spellStart"/>
      <w:r>
        <w:t>cDOM</w:t>
      </w:r>
      <w:proofErr w:type="spellEnd"/>
      <w:r>
        <w:t>), or natural log transformed chlorophyll a (</w:t>
      </w:r>
      <w:proofErr w:type="spellStart"/>
      <w:r>
        <w:t>Chl</w:t>
      </w:r>
      <w:proofErr w:type="spellEnd"/>
      <w:r>
        <w:t xml:space="preserve"> a) concentrations in the lakes sampled in 2008. </w:t>
      </w:r>
    </w:p>
    <w:p w14:paraId="56B26288" w14:textId="77777777" w:rsidR="00055F34" w:rsidRDefault="00AC1C41" w:rsidP="00255FE0">
      <w:pPr>
        <w:pStyle w:val="NormalWeb"/>
        <w:spacing w:line="480" w:lineRule="auto"/>
        <w:ind w:firstLine="0"/>
      </w:pPr>
      <w:r>
        <w:t xml:space="preserve">Figure 6. </w:t>
      </w:r>
      <w:proofErr w:type="gramStart"/>
      <w:r>
        <w:t>The relationship between temperature and sediment oxygen demand (SOD) in each lake.</w:t>
      </w:r>
      <w:proofErr w:type="gramEnd"/>
      <w:r>
        <w:t xml:space="preserve"> Each point represents the SOD from one core. The dashed line is the least squares regression based on the ANCOVA of temperature and sediment source. </w:t>
      </w:r>
    </w:p>
    <w:p w14:paraId="147AEF9F" w14:textId="77777777" w:rsidR="00055F34" w:rsidRDefault="00AC1C41" w:rsidP="00255FE0">
      <w:pPr>
        <w:pStyle w:val="NormalWeb"/>
        <w:spacing w:line="480" w:lineRule="auto"/>
        <w:ind w:firstLine="0"/>
      </w:pPr>
      <w:r>
        <w:t xml:space="preserve">Figure 7. </w:t>
      </w:r>
      <w:proofErr w:type="gramStart"/>
      <w:r>
        <w:t>The effect of bottom water oxygen concentration on sediment oxygen demand (SOD) in sediments from lakes GTH 91, S-3, and E-4.</w:t>
      </w:r>
      <w:proofErr w:type="gramEnd"/>
      <w:r>
        <w:t xml:space="preserve"> Each point represents SOD from a single core and the dashed lines represent the least squares regression based on the repeated measures ANCOVA of all three lakes. </w:t>
      </w:r>
    </w:p>
    <w:p w14:paraId="089B5C7E" w14:textId="3859F345" w:rsidR="00F17401" w:rsidRDefault="00F17401" w:rsidP="00255FE0">
      <w:pPr>
        <w:pStyle w:val="NormalWeb"/>
        <w:spacing w:line="480" w:lineRule="auto"/>
        <w:ind w:firstLine="0"/>
      </w:pPr>
      <w:r>
        <w:t>Figure 8. Comparison of the actual observed (solid line) and modeled (dashed) relationship between thermocline depth and Julian day in lake GTH 91.  The lines represent best fit least squared regressions.</w:t>
      </w:r>
    </w:p>
    <w:p w14:paraId="4B477609" w14:textId="4559298A" w:rsidR="00055F34" w:rsidRDefault="00AC1C41" w:rsidP="00255FE0">
      <w:pPr>
        <w:pStyle w:val="NormalWeb"/>
        <w:spacing w:line="480" w:lineRule="auto"/>
        <w:ind w:firstLine="0"/>
      </w:pPr>
      <w:r>
        <w:t xml:space="preserve">Figure </w:t>
      </w:r>
      <w:r w:rsidR="00F17401">
        <w:t>9</w:t>
      </w:r>
      <w:r>
        <w:t xml:space="preserve">. Relationship between the percent sediment </w:t>
      </w:r>
      <w:proofErr w:type="gramStart"/>
      <w:r>
        <w:t>area</w:t>
      </w:r>
      <w:proofErr w:type="gramEnd"/>
      <w:r>
        <w:t xml:space="preserve"> above the thermocline and Julian day in lake GTH 91 from measured data (Measured Percent Area), modeled with measured </w:t>
      </w:r>
      <w:proofErr w:type="spellStart"/>
      <w:r>
        <w:t>K</w:t>
      </w:r>
      <w:r>
        <w:rPr>
          <w:vertAlign w:val="subscript"/>
        </w:rPr>
        <w:t>d</w:t>
      </w:r>
      <w:proofErr w:type="spellEnd"/>
      <w:r>
        <w:t xml:space="preserve"> values (Modeled Percent Area), and modeled with hypothesized </w:t>
      </w:r>
      <w:proofErr w:type="spellStart"/>
      <w:r>
        <w:t>K</w:t>
      </w:r>
      <w:r>
        <w:rPr>
          <w:vertAlign w:val="subscript"/>
        </w:rPr>
        <w:t>d</w:t>
      </w:r>
      <w:proofErr w:type="spellEnd"/>
      <w:r>
        <w:t xml:space="preserve"> values. The modeled relationships are derived from a statistical model relating thermocline depth to </w:t>
      </w:r>
      <w:proofErr w:type="spellStart"/>
      <w:r>
        <w:t>K</w:t>
      </w:r>
      <w:r>
        <w:rPr>
          <w:vertAlign w:val="subscript"/>
        </w:rPr>
        <w:t>d</w:t>
      </w:r>
      <w:proofErr w:type="spellEnd"/>
      <w:r>
        <w:t xml:space="preserve">. See text for details. Lines represent best fit least squared regressions. The dashed line indicates when the lake is not stratified (i.e., 0% area above the thermocline). </w:t>
      </w:r>
    </w:p>
    <w:p w14:paraId="51E01CFC" w14:textId="1FB120AF" w:rsidR="00CE0344" w:rsidRDefault="00CE0344" w:rsidP="00255FE0">
      <w:pPr>
        <w:pStyle w:val="NormalWeb"/>
        <w:spacing w:line="480" w:lineRule="auto"/>
        <w:ind w:firstLine="0"/>
      </w:pPr>
      <w:r>
        <w:rPr>
          <w:noProof/>
        </w:rPr>
        <w:lastRenderedPageBreak/>
        <w:drawing>
          <wp:inline distT="0" distB="0" distL="0" distR="0" wp14:anchorId="693FA58D" wp14:editId="1ECE9729">
            <wp:extent cx="5486400" cy="4239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boondoggle_map_final.eps"/>
                    <pic:cNvPicPr/>
                  </pic:nvPicPr>
                  <pic:blipFill>
                    <a:blip r:embed="rId8">
                      <a:extLst>
                        <a:ext uri="{28A0092B-C50C-407E-A947-70E740481C1C}">
                          <a14:useLocalDpi xmlns:a14="http://schemas.microsoft.com/office/drawing/2010/main" val="0"/>
                        </a:ext>
                      </a:extLst>
                    </a:blip>
                    <a:stretch>
                      <a:fillRect/>
                    </a:stretch>
                  </pic:blipFill>
                  <pic:spPr>
                    <a:xfrm>
                      <a:off x="0" y="0"/>
                      <a:ext cx="5486400" cy="4239260"/>
                    </a:xfrm>
                    <a:prstGeom prst="rect">
                      <a:avLst/>
                    </a:prstGeom>
                  </pic:spPr>
                </pic:pic>
              </a:graphicData>
            </a:graphic>
          </wp:inline>
        </w:drawing>
      </w:r>
    </w:p>
    <w:p w14:paraId="7689CAF8" w14:textId="0A409DA5" w:rsidR="00CE0344" w:rsidRDefault="00CE0344" w:rsidP="00255FE0">
      <w:pPr>
        <w:pStyle w:val="NormalWeb"/>
        <w:spacing w:line="480" w:lineRule="auto"/>
        <w:ind w:firstLine="0"/>
      </w:pPr>
      <w:r>
        <w:rPr>
          <w:noProof/>
        </w:rPr>
        <w:lastRenderedPageBreak/>
        <w:drawing>
          <wp:inline distT="0" distB="0" distL="0" distR="0" wp14:anchorId="15368433" wp14:editId="390D383D">
            <wp:extent cx="54864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intensive_map_final.eps"/>
                    <pic:cNvPicPr/>
                  </pic:nvPicPr>
                  <pic:blipFill>
                    <a:blip r:embed="rId9">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r>
        <w:rPr>
          <w:noProof/>
        </w:rPr>
        <w:lastRenderedPageBreak/>
        <w:drawing>
          <wp:inline distT="0" distB="0" distL="0" distR="0" wp14:anchorId="6BEC66AE" wp14:editId="20FCA8D9">
            <wp:extent cx="5486400" cy="5694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TD_by_Kd_yrs_final.eps"/>
                    <pic:cNvPicPr/>
                  </pic:nvPicPr>
                  <pic:blipFill>
                    <a:blip r:embed="rId10">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17E6591D" w14:textId="77777777" w:rsidR="00CE0344" w:rsidRDefault="00CE0344" w:rsidP="00255FE0">
      <w:pPr>
        <w:pStyle w:val="NormalWeb"/>
        <w:spacing w:line="480" w:lineRule="auto"/>
        <w:ind w:firstLine="0"/>
      </w:pPr>
    </w:p>
    <w:p w14:paraId="7AF55D90" w14:textId="77777777" w:rsidR="00CE0344" w:rsidRDefault="00CE0344" w:rsidP="00255FE0">
      <w:pPr>
        <w:pStyle w:val="NormalWeb"/>
        <w:spacing w:line="480" w:lineRule="auto"/>
        <w:ind w:firstLine="0"/>
      </w:pPr>
    </w:p>
    <w:p w14:paraId="321347B6" w14:textId="72850F54" w:rsidR="00CE0344" w:rsidRDefault="00CE0344" w:rsidP="00255FE0">
      <w:pPr>
        <w:pStyle w:val="NormalWeb"/>
        <w:spacing w:line="480" w:lineRule="auto"/>
        <w:ind w:firstLine="0"/>
      </w:pPr>
      <w:r>
        <w:rPr>
          <w:noProof/>
        </w:rPr>
        <w:lastRenderedPageBreak/>
        <w:drawing>
          <wp:inline distT="0" distB="0" distL="0" distR="0" wp14:anchorId="75AA042C" wp14:editId="39734A61">
            <wp:extent cx="5486400" cy="5694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Kd_by_DOC.eps"/>
                    <pic:cNvPicPr/>
                  </pic:nvPicPr>
                  <pic:blipFill>
                    <a:blip r:embed="rId11">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16F946F4" w14:textId="77777777" w:rsidR="00CE0344" w:rsidRDefault="00CE0344" w:rsidP="00255FE0">
      <w:pPr>
        <w:pStyle w:val="NormalWeb"/>
        <w:spacing w:line="480" w:lineRule="auto"/>
        <w:ind w:firstLine="0"/>
      </w:pPr>
    </w:p>
    <w:p w14:paraId="7423BEB4" w14:textId="38F30A36" w:rsidR="00CE0344" w:rsidRDefault="00CE0344" w:rsidP="00255FE0">
      <w:pPr>
        <w:pStyle w:val="NormalWeb"/>
        <w:spacing w:line="480" w:lineRule="auto"/>
        <w:ind w:firstLine="0"/>
      </w:pPr>
      <w:r>
        <w:rPr>
          <w:noProof/>
        </w:rPr>
        <w:lastRenderedPageBreak/>
        <w:drawing>
          <wp:inline distT="0" distB="0" distL="0" distR="0" wp14:anchorId="5EDB87FE" wp14:editId="514E6B77">
            <wp:extent cx="5486400" cy="5694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Kd_by_factors.eps"/>
                    <pic:cNvPicPr/>
                  </pic:nvPicPr>
                  <pic:blipFill>
                    <a:blip r:embed="rId12">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487D95DD" w14:textId="77777777" w:rsidR="00CE0344" w:rsidRDefault="00CE0344" w:rsidP="00255FE0">
      <w:pPr>
        <w:pStyle w:val="NormalWeb"/>
        <w:spacing w:line="480" w:lineRule="auto"/>
        <w:ind w:firstLine="0"/>
      </w:pPr>
    </w:p>
    <w:p w14:paraId="14EB0CC4" w14:textId="1F75A70B" w:rsidR="00CE0344" w:rsidRDefault="00CE0344" w:rsidP="00255FE0">
      <w:pPr>
        <w:pStyle w:val="NormalWeb"/>
        <w:spacing w:line="480" w:lineRule="auto"/>
        <w:ind w:firstLine="0"/>
      </w:pPr>
      <w:r>
        <w:rPr>
          <w:noProof/>
        </w:rPr>
        <w:lastRenderedPageBreak/>
        <w:drawing>
          <wp:inline distT="0" distB="0" distL="0" distR="0" wp14:anchorId="7F9607C4" wp14:editId="6B4C9837">
            <wp:extent cx="5486400" cy="56946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_tempSOD_final.eps"/>
                    <pic:cNvPicPr/>
                  </pic:nvPicPr>
                  <pic:blipFill>
                    <a:blip r:embed="rId13">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747862A0" w14:textId="61F6D521" w:rsidR="00CE0344" w:rsidRDefault="00CE0344" w:rsidP="00255FE0">
      <w:pPr>
        <w:pStyle w:val="NormalWeb"/>
        <w:spacing w:line="480" w:lineRule="auto"/>
        <w:ind w:firstLine="0"/>
      </w:pPr>
      <w:r>
        <w:rPr>
          <w:noProof/>
        </w:rPr>
        <w:lastRenderedPageBreak/>
        <w:drawing>
          <wp:inline distT="0" distB="0" distL="0" distR="0" wp14:anchorId="555B313F" wp14:editId="2AE9AAE1">
            <wp:extent cx="5486400" cy="5694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oxSOD_final.eps"/>
                    <pic:cNvPicPr/>
                  </pic:nvPicPr>
                  <pic:blipFill>
                    <a:blip r:embed="rId14">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614D37B4" w14:textId="535990C0" w:rsidR="00CE0344" w:rsidRDefault="00CE0344" w:rsidP="00255FE0">
      <w:pPr>
        <w:pStyle w:val="NormalWeb"/>
        <w:spacing w:line="480" w:lineRule="auto"/>
        <w:ind w:firstLine="0"/>
      </w:pPr>
      <w:r>
        <w:rPr>
          <w:noProof/>
        </w:rPr>
        <w:lastRenderedPageBreak/>
        <w:drawing>
          <wp:inline distT="0" distB="0" distL="0" distR="0" wp14:anchorId="2E12F210" wp14:editId="6951CBD2">
            <wp:extent cx="5486400" cy="5694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8_GTH91_mod.eps"/>
                    <pic:cNvPicPr/>
                  </pic:nvPicPr>
                  <pic:blipFill>
                    <a:blip r:embed="rId15">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0205383F" w14:textId="77777777" w:rsidR="00CE0344" w:rsidRDefault="00CE0344" w:rsidP="00255FE0">
      <w:pPr>
        <w:pStyle w:val="NormalWeb"/>
        <w:spacing w:line="480" w:lineRule="auto"/>
        <w:ind w:firstLine="0"/>
      </w:pPr>
    </w:p>
    <w:p w14:paraId="1D4B6D28" w14:textId="3976FA18" w:rsidR="00CE0344" w:rsidRDefault="00CE0344" w:rsidP="00255FE0">
      <w:pPr>
        <w:pStyle w:val="NormalWeb"/>
        <w:spacing w:line="480" w:lineRule="auto"/>
        <w:ind w:firstLine="0"/>
      </w:pPr>
      <w:r>
        <w:rPr>
          <w:noProof/>
        </w:rPr>
        <w:lastRenderedPageBreak/>
        <w:drawing>
          <wp:inline distT="0" distB="0" distL="0" distR="0" wp14:anchorId="246530A1" wp14:editId="097BED3D">
            <wp:extent cx="5486400" cy="70999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9_GTH91_estPercArea.ps"/>
                    <pic:cNvPicPr/>
                  </pic:nvPicPr>
                  <pic:blipFill>
                    <a:blip r:embed="rId16">
                      <a:extLst>
                        <a:ext uri="{28A0092B-C50C-407E-A947-70E740481C1C}">
                          <a14:useLocalDpi xmlns:a14="http://schemas.microsoft.com/office/drawing/2010/main" val="0"/>
                        </a:ext>
                      </a:extLst>
                    </a:blip>
                    <a:stretch>
                      <a:fillRect/>
                    </a:stretch>
                  </pic:blipFill>
                  <pic:spPr>
                    <a:xfrm>
                      <a:off x="0" y="0"/>
                      <a:ext cx="5486400" cy="7099935"/>
                    </a:xfrm>
                    <a:prstGeom prst="rect">
                      <a:avLst/>
                    </a:prstGeom>
                  </pic:spPr>
                </pic:pic>
              </a:graphicData>
            </a:graphic>
          </wp:inline>
        </w:drawing>
      </w:r>
    </w:p>
    <w:sectPr w:rsidR="00CE034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E058DC" w14:textId="77777777" w:rsidR="00F17401" w:rsidRDefault="00F17401" w:rsidP="0031245B">
      <w:r>
        <w:separator/>
      </w:r>
    </w:p>
  </w:endnote>
  <w:endnote w:type="continuationSeparator" w:id="0">
    <w:p w14:paraId="68B118BE" w14:textId="77777777" w:rsidR="00F17401" w:rsidRDefault="00F17401" w:rsidP="003124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urier">
    <w:panose1 w:val="00000000000000000000"/>
    <w:charset w:val="4D"/>
    <w:family w:val="modern"/>
    <w:notTrueType/>
    <w:pitch w:val="fixed"/>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6BE362" w14:textId="77777777" w:rsidR="00F17401" w:rsidRDefault="00F17401" w:rsidP="0031245B">
      <w:r>
        <w:separator/>
      </w:r>
    </w:p>
  </w:footnote>
  <w:footnote w:type="continuationSeparator" w:id="0">
    <w:p w14:paraId="0108C0F7" w14:textId="77777777" w:rsidR="00F17401" w:rsidRDefault="00F17401" w:rsidP="0031245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A2A1A"/>
    <w:multiLevelType w:val="multilevel"/>
    <w:tmpl w:val="D628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0680B7C"/>
    <w:multiLevelType w:val="multilevel"/>
    <w:tmpl w:val="AF60A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09A0324"/>
    <w:multiLevelType w:val="multilevel"/>
    <w:tmpl w:val="AF60A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1"/>
  <w:proofState w:spelling="clean" w:grammar="clean"/>
  <w:trackRevisions/>
  <w:defaultTabStop w:val="720"/>
  <w:noPunctuationKerning/>
  <w:characterSpacingControl w:val="doNotCompress"/>
  <w:savePreviewPicture/>
  <w:footnotePr>
    <w:footnote w:id="-1"/>
    <w:footnote w:id="0"/>
  </w:footnotePr>
  <w:endnotePr>
    <w:endnote w:id="-1"/>
    <w:endnote w:id="0"/>
  </w:endnotePr>
  <w:compat>
    <w:doNotBreakWrappedTables/>
    <w:doNotSnapToGridInCell/>
    <w:doNotWrapTextWithPunct/>
    <w:doNotUseEastAsianBreakRules/>
    <w:growAutofit/>
    <w:compatSetting w:name="compatibilityMode" w:uri="http://schemas.microsoft.com/office/word" w:val="14"/>
  </w:compat>
  <w:rsids>
    <w:rsidRoot w:val="005B3504"/>
    <w:rsid w:val="00021DD4"/>
    <w:rsid w:val="00055F34"/>
    <w:rsid w:val="000A2797"/>
    <w:rsid w:val="000D63A5"/>
    <w:rsid w:val="000E26EB"/>
    <w:rsid w:val="000F42F0"/>
    <w:rsid w:val="00174715"/>
    <w:rsid w:val="00181463"/>
    <w:rsid w:val="001A4EF6"/>
    <w:rsid w:val="001E164C"/>
    <w:rsid w:val="002071CC"/>
    <w:rsid w:val="00247538"/>
    <w:rsid w:val="00255FE0"/>
    <w:rsid w:val="00297EE5"/>
    <w:rsid w:val="002C1D70"/>
    <w:rsid w:val="002E5D31"/>
    <w:rsid w:val="0031245B"/>
    <w:rsid w:val="00336240"/>
    <w:rsid w:val="0034150E"/>
    <w:rsid w:val="0035437D"/>
    <w:rsid w:val="003D4C2D"/>
    <w:rsid w:val="00517C2A"/>
    <w:rsid w:val="005A1CBA"/>
    <w:rsid w:val="005B3504"/>
    <w:rsid w:val="00622938"/>
    <w:rsid w:val="00683B9B"/>
    <w:rsid w:val="006B6743"/>
    <w:rsid w:val="006C1FC4"/>
    <w:rsid w:val="00705D6E"/>
    <w:rsid w:val="0076618A"/>
    <w:rsid w:val="00783C9B"/>
    <w:rsid w:val="0078504F"/>
    <w:rsid w:val="007F44F5"/>
    <w:rsid w:val="00853741"/>
    <w:rsid w:val="00875067"/>
    <w:rsid w:val="009234A1"/>
    <w:rsid w:val="00981221"/>
    <w:rsid w:val="009A0F04"/>
    <w:rsid w:val="009C5FD4"/>
    <w:rsid w:val="009E5B8D"/>
    <w:rsid w:val="00A5152E"/>
    <w:rsid w:val="00A53D16"/>
    <w:rsid w:val="00AC1C41"/>
    <w:rsid w:val="00AE46CB"/>
    <w:rsid w:val="00B11A28"/>
    <w:rsid w:val="00B20C14"/>
    <w:rsid w:val="00B27362"/>
    <w:rsid w:val="00B47C19"/>
    <w:rsid w:val="00B73204"/>
    <w:rsid w:val="00B743BE"/>
    <w:rsid w:val="00C20EE4"/>
    <w:rsid w:val="00C311A3"/>
    <w:rsid w:val="00C33D0F"/>
    <w:rsid w:val="00CA104C"/>
    <w:rsid w:val="00CE0344"/>
    <w:rsid w:val="00D029F6"/>
    <w:rsid w:val="00D32697"/>
    <w:rsid w:val="00D53898"/>
    <w:rsid w:val="00D62D07"/>
    <w:rsid w:val="00D87FD9"/>
    <w:rsid w:val="00DA27BB"/>
    <w:rsid w:val="00E97BB4"/>
    <w:rsid w:val="00EC3AFE"/>
    <w:rsid w:val="00ED403D"/>
    <w:rsid w:val="00EE3B9B"/>
    <w:rsid w:val="00EE462E"/>
    <w:rsid w:val="00F13505"/>
    <w:rsid w:val="00F17401"/>
    <w:rsid w:val="00FA54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7307E53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w:eastAsiaTheme="minorEastAsia" w:hAnsi="Times" w:cstheme="minorBidi"/>
    </w:rPr>
  </w:style>
  <w:style w:type="paragraph" w:styleId="Heading1">
    <w:name w:val="heading 1"/>
    <w:basedOn w:val="Normal"/>
    <w:link w:val="Heading1Char"/>
    <w:uiPriority w:val="9"/>
    <w:qFormat/>
    <w:rsid w:val="000E26EB"/>
    <w:pPr>
      <w:spacing w:before="100" w:beforeAutospacing="1" w:after="100" w:afterAutospacing="1"/>
      <w:outlineLvl w:val="0"/>
    </w:pPr>
    <w:rPr>
      <w:b/>
      <w:bCs/>
      <w:kern w:val="36"/>
      <w:sz w:val="28"/>
      <w:szCs w:val="48"/>
    </w:rPr>
  </w:style>
  <w:style w:type="paragraph" w:styleId="Heading2">
    <w:name w:val="heading 2"/>
    <w:basedOn w:val="Normal"/>
    <w:link w:val="Heading2Char"/>
    <w:uiPriority w:val="9"/>
    <w:qFormat/>
    <w:rsid w:val="000E26EB"/>
    <w:pPr>
      <w:spacing w:before="100" w:beforeAutospacing="1" w:after="100" w:afterAutospacing="1"/>
      <w:outlineLvl w:val="1"/>
    </w:pPr>
    <w:rPr>
      <w:bCs/>
      <w:i/>
      <w:sz w:val="28"/>
      <w:szCs w:val="36"/>
    </w:rPr>
  </w:style>
  <w:style w:type="paragraph" w:styleId="Heading3">
    <w:name w:val="heading 3"/>
    <w:basedOn w:val="Normal"/>
    <w:next w:val="Normal"/>
    <w:link w:val="Heading3Char"/>
    <w:uiPriority w:val="9"/>
    <w:unhideWhenUsed/>
    <w:qFormat/>
    <w:rsid w:val="00705D6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Courier"/>
    </w:rPr>
  </w:style>
  <w:style w:type="character" w:customStyle="1" w:styleId="HTMLPreformattedChar">
    <w:name w:val="HTML Preformatted Char"/>
    <w:basedOn w:val="DefaultParagraphFont"/>
    <w:link w:val="HTMLPreformatted"/>
    <w:uiPriority w:val="99"/>
    <w:rPr>
      <w:rFonts w:ascii="Courier" w:eastAsiaTheme="minorEastAsia" w:hAnsi="Courier" w:cstheme="minorBidi"/>
    </w:rPr>
  </w:style>
  <w:style w:type="paragraph" w:styleId="NormalWeb">
    <w:name w:val="Normal (Web)"/>
    <w:basedOn w:val="Normal"/>
    <w:uiPriority w:val="99"/>
    <w:semiHidden/>
    <w:unhideWhenUsed/>
    <w:pPr>
      <w:spacing w:before="100" w:beforeAutospacing="1" w:after="100" w:afterAutospacing="1"/>
      <w:ind w:firstLine="450"/>
    </w:pPr>
    <w:rPr>
      <w:rFonts w:cs="Times New Roman"/>
      <w:color w:val="000000"/>
    </w:rPr>
  </w:style>
  <w:style w:type="paragraph" w:customStyle="1" w:styleId="midrule">
    <w:name w:val="midrule"/>
    <w:basedOn w:val="Normal"/>
    <w:pPr>
      <w:pBdr>
        <w:bottom w:val="single" w:sz="6" w:space="0" w:color="000000"/>
      </w:pBdr>
      <w:spacing w:before="100" w:beforeAutospacing="1" w:after="100" w:afterAutospacing="1"/>
      <w:ind w:firstLine="450"/>
    </w:pPr>
    <w:rPr>
      <w:color w:val="000000"/>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sid w:val="000E26EB"/>
    <w:rPr>
      <w:rFonts w:ascii="Times" w:eastAsiaTheme="minorEastAsia" w:hAnsi="Times" w:cstheme="minorBidi"/>
      <w:b/>
      <w:bCs/>
      <w:kern w:val="36"/>
      <w:sz w:val="28"/>
      <w:szCs w:val="48"/>
    </w:rPr>
  </w:style>
  <w:style w:type="character" w:customStyle="1" w:styleId="Heading2Char">
    <w:name w:val="Heading 2 Char"/>
    <w:basedOn w:val="DefaultParagraphFont"/>
    <w:link w:val="Heading2"/>
    <w:uiPriority w:val="9"/>
    <w:rsid w:val="000E26EB"/>
    <w:rPr>
      <w:rFonts w:ascii="Times" w:eastAsiaTheme="minorEastAsia" w:hAnsi="Times" w:cstheme="minorBidi"/>
      <w:bCs/>
      <w:i/>
      <w:sz w:val="28"/>
      <w:szCs w:val="36"/>
    </w:rPr>
  </w:style>
  <w:style w:type="character" w:styleId="PlaceholderText">
    <w:name w:val="Placeholder Text"/>
    <w:basedOn w:val="DefaultParagraphFont"/>
    <w:uiPriority w:val="99"/>
    <w:semiHidden/>
    <w:rsid w:val="00AC1C41"/>
    <w:rPr>
      <w:color w:val="808080"/>
    </w:rPr>
  </w:style>
  <w:style w:type="paragraph" w:styleId="BalloonText">
    <w:name w:val="Balloon Text"/>
    <w:basedOn w:val="Normal"/>
    <w:link w:val="BalloonTextChar"/>
    <w:uiPriority w:val="99"/>
    <w:semiHidden/>
    <w:unhideWhenUsed/>
    <w:rsid w:val="00AC1C41"/>
    <w:rPr>
      <w:rFonts w:ascii="Lucida Grande" w:hAnsi="Lucida Grande"/>
      <w:sz w:val="18"/>
      <w:szCs w:val="18"/>
    </w:rPr>
  </w:style>
  <w:style w:type="character" w:customStyle="1" w:styleId="BalloonTextChar">
    <w:name w:val="Balloon Text Char"/>
    <w:basedOn w:val="DefaultParagraphFont"/>
    <w:link w:val="BalloonText"/>
    <w:uiPriority w:val="99"/>
    <w:semiHidden/>
    <w:rsid w:val="00AC1C41"/>
    <w:rPr>
      <w:rFonts w:ascii="Lucida Grande" w:eastAsiaTheme="minorEastAsia" w:hAnsi="Lucida Grande" w:cstheme="minorBidi"/>
      <w:sz w:val="18"/>
      <w:szCs w:val="18"/>
    </w:rPr>
  </w:style>
  <w:style w:type="character" w:styleId="Hyperlink">
    <w:name w:val="Hyperlink"/>
    <w:basedOn w:val="DefaultParagraphFont"/>
    <w:uiPriority w:val="99"/>
    <w:semiHidden/>
    <w:unhideWhenUsed/>
    <w:rsid w:val="006C1FC4"/>
    <w:rPr>
      <w:color w:val="0000FF"/>
      <w:u w:val="single"/>
    </w:rPr>
  </w:style>
  <w:style w:type="paragraph" w:styleId="DocumentMap">
    <w:name w:val="Document Map"/>
    <w:basedOn w:val="Normal"/>
    <w:link w:val="DocumentMapChar"/>
    <w:uiPriority w:val="99"/>
    <w:semiHidden/>
    <w:unhideWhenUsed/>
    <w:rsid w:val="00875067"/>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75067"/>
    <w:rPr>
      <w:rFonts w:ascii="Lucida Grande" w:eastAsiaTheme="minorEastAsia" w:hAnsi="Lucida Grande" w:cs="Lucida Grande"/>
      <w:sz w:val="24"/>
      <w:szCs w:val="24"/>
    </w:rPr>
  </w:style>
  <w:style w:type="character" w:customStyle="1" w:styleId="Heading3Char">
    <w:name w:val="Heading 3 Char"/>
    <w:basedOn w:val="DefaultParagraphFont"/>
    <w:link w:val="Heading3"/>
    <w:uiPriority w:val="9"/>
    <w:rsid w:val="00705D6E"/>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31245B"/>
    <w:pPr>
      <w:tabs>
        <w:tab w:val="center" w:pos="4320"/>
        <w:tab w:val="right" w:pos="8640"/>
      </w:tabs>
    </w:pPr>
  </w:style>
  <w:style w:type="character" w:customStyle="1" w:styleId="HeaderChar">
    <w:name w:val="Header Char"/>
    <w:basedOn w:val="DefaultParagraphFont"/>
    <w:link w:val="Header"/>
    <w:uiPriority w:val="99"/>
    <w:rsid w:val="0031245B"/>
    <w:rPr>
      <w:rFonts w:ascii="Times" w:eastAsiaTheme="minorEastAsia" w:hAnsi="Times" w:cstheme="minorBidi"/>
    </w:rPr>
  </w:style>
  <w:style w:type="paragraph" w:styleId="Footer">
    <w:name w:val="footer"/>
    <w:basedOn w:val="Normal"/>
    <w:link w:val="FooterChar"/>
    <w:uiPriority w:val="99"/>
    <w:unhideWhenUsed/>
    <w:rsid w:val="0031245B"/>
    <w:pPr>
      <w:tabs>
        <w:tab w:val="center" w:pos="4320"/>
        <w:tab w:val="right" w:pos="8640"/>
      </w:tabs>
    </w:pPr>
  </w:style>
  <w:style w:type="character" w:customStyle="1" w:styleId="FooterChar">
    <w:name w:val="Footer Char"/>
    <w:basedOn w:val="DefaultParagraphFont"/>
    <w:link w:val="Footer"/>
    <w:uiPriority w:val="99"/>
    <w:rsid w:val="0031245B"/>
    <w:rPr>
      <w:rFonts w:ascii="Times" w:eastAsiaTheme="minorEastAsia" w:hAnsi="Times" w:cstheme="minorBidi"/>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w:eastAsiaTheme="minorEastAsia" w:hAnsi="Times" w:cstheme="minorBidi"/>
    </w:rPr>
  </w:style>
  <w:style w:type="paragraph" w:styleId="Heading1">
    <w:name w:val="heading 1"/>
    <w:basedOn w:val="Normal"/>
    <w:link w:val="Heading1Char"/>
    <w:uiPriority w:val="9"/>
    <w:qFormat/>
    <w:rsid w:val="000E26EB"/>
    <w:pPr>
      <w:spacing w:before="100" w:beforeAutospacing="1" w:after="100" w:afterAutospacing="1"/>
      <w:outlineLvl w:val="0"/>
    </w:pPr>
    <w:rPr>
      <w:b/>
      <w:bCs/>
      <w:kern w:val="36"/>
      <w:sz w:val="28"/>
      <w:szCs w:val="48"/>
    </w:rPr>
  </w:style>
  <w:style w:type="paragraph" w:styleId="Heading2">
    <w:name w:val="heading 2"/>
    <w:basedOn w:val="Normal"/>
    <w:link w:val="Heading2Char"/>
    <w:uiPriority w:val="9"/>
    <w:qFormat/>
    <w:rsid w:val="000E26EB"/>
    <w:pPr>
      <w:spacing w:before="100" w:beforeAutospacing="1" w:after="100" w:afterAutospacing="1"/>
      <w:outlineLvl w:val="1"/>
    </w:pPr>
    <w:rPr>
      <w:bCs/>
      <w:i/>
      <w:sz w:val="28"/>
      <w:szCs w:val="36"/>
    </w:rPr>
  </w:style>
  <w:style w:type="paragraph" w:styleId="Heading3">
    <w:name w:val="heading 3"/>
    <w:basedOn w:val="Normal"/>
    <w:next w:val="Normal"/>
    <w:link w:val="Heading3Char"/>
    <w:uiPriority w:val="9"/>
    <w:unhideWhenUsed/>
    <w:qFormat/>
    <w:rsid w:val="00705D6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Courier"/>
    </w:rPr>
  </w:style>
  <w:style w:type="character" w:customStyle="1" w:styleId="HTMLPreformattedChar">
    <w:name w:val="HTML Preformatted Char"/>
    <w:basedOn w:val="DefaultParagraphFont"/>
    <w:link w:val="HTMLPreformatted"/>
    <w:uiPriority w:val="99"/>
    <w:rPr>
      <w:rFonts w:ascii="Courier" w:eastAsiaTheme="minorEastAsia" w:hAnsi="Courier" w:cstheme="minorBidi"/>
    </w:rPr>
  </w:style>
  <w:style w:type="paragraph" w:styleId="NormalWeb">
    <w:name w:val="Normal (Web)"/>
    <w:basedOn w:val="Normal"/>
    <w:uiPriority w:val="99"/>
    <w:semiHidden/>
    <w:unhideWhenUsed/>
    <w:pPr>
      <w:spacing w:before="100" w:beforeAutospacing="1" w:after="100" w:afterAutospacing="1"/>
      <w:ind w:firstLine="450"/>
    </w:pPr>
    <w:rPr>
      <w:rFonts w:cs="Times New Roman"/>
      <w:color w:val="000000"/>
    </w:rPr>
  </w:style>
  <w:style w:type="paragraph" w:customStyle="1" w:styleId="midrule">
    <w:name w:val="midrule"/>
    <w:basedOn w:val="Normal"/>
    <w:pPr>
      <w:pBdr>
        <w:bottom w:val="single" w:sz="6" w:space="0" w:color="000000"/>
      </w:pBdr>
      <w:spacing w:before="100" w:beforeAutospacing="1" w:after="100" w:afterAutospacing="1"/>
      <w:ind w:firstLine="450"/>
    </w:pPr>
    <w:rPr>
      <w:color w:val="000000"/>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sid w:val="000E26EB"/>
    <w:rPr>
      <w:rFonts w:ascii="Times" w:eastAsiaTheme="minorEastAsia" w:hAnsi="Times" w:cstheme="minorBidi"/>
      <w:b/>
      <w:bCs/>
      <w:kern w:val="36"/>
      <w:sz w:val="28"/>
      <w:szCs w:val="48"/>
    </w:rPr>
  </w:style>
  <w:style w:type="character" w:customStyle="1" w:styleId="Heading2Char">
    <w:name w:val="Heading 2 Char"/>
    <w:basedOn w:val="DefaultParagraphFont"/>
    <w:link w:val="Heading2"/>
    <w:uiPriority w:val="9"/>
    <w:rsid w:val="000E26EB"/>
    <w:rPr>
      <w:rFonts w:ascii="Times" w:eastAsiaTheme="minorEastAsia" w:hAnsi="Times" w:cstheme="minorBidi"/>
      <w:bCs/>
      <w:i/>
      <w:sz w:val="28"/>
      <w:szCs w:val="36"/>
    </w:rPr>
  </w:style>
  <w:style w:type="character" w:styleId="PlaceholderText">
    <w:name w:val="Placeholder Text"/>
    <w:basedOn w:val="DefaultParagraphFont"/>
    <w:uiPriority w:val="99"/>
    <w:semiHidden/>
    <w:rsid w:val="00AC1C41"/>
    <w:rPr>
      <w:color w:val="808080"/>
    </w:rPr>
  </w:style>
  <w:style w:type="paragraph" w:styleId="BalloonText">
    <w:name w:val="Balloon Text"/>
    <w:basedOn w:val="Normal"/>
    <w:link w:val="BalloonTextChar"/>
    <w:uiPriority w:val="99"/>
    <w:semiHidden/>
    <w:unhideWhenUsed/>
    <w:rsid w:val="00AC1C41"/>
    <w:rPr>
      <w:rFonts w:ascii="Lucida Grande" w:hAnsi="Lucida Grande"/>
      <w:sz w:val="18"/>
      <w:szCs w:val="18"/>
    </w:rPr>
  </w:style>
  <w:style w:type="character" w:customStyle="1" w:styleId="BalloonTextChar">
    <w:name w:val="Balloon Text Char"/>
    <w:basedOn w:val="DefaultParagraphFont"/>
    <w:link w:val="BalloonText"/>
    <w:uiPriority w:val="99"/>
    <w:semiHidden/>
    <w:rsid w:val="00AC1C41"/>
    <w:rPr>
      <w:rFonts w:ascii="Lucida Grande" w:eastAsiaTheme="minorEastAsia" w:hAnsi="Lucida Grande" w:cstheme="minorBidi"/>
      <w:sz w:val="18"/>
      <w:szCs w:val="18"/>
    </w:rPr>
  </w:style>
  <w:style w:type="character" w:styleId="Hyperlink">
    <w:name w:val="Hyperlink"/>
    <w:basedOn w:val="DefaultParagraphFont"/>
    <w:uiPriority w:val="99"/>
    <w:semiHidden/>
    <w:unhideWhenUsed/>
    <w:rsid w:val="006C1FC4"/>
    <w:rPr>
      <w:color w:val="0000FF"/>
      <w:u w:val="single"/>
    </w:rPr>
  </w:style>
  <w:style w:type="paragraph" w:styleId="DocumentMap">
    <w:name w:val="Document Map"/>
    <w:basedOn w:val="Normal"/>
    <w:link w:val="DocumentMapChar"/>
    <w:uiPriority w:val="99"/>
    <w:semiHidden/>
    <w:unhideWhenUsed/>
    <w:rsid w:val="00875067"/>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75067"/>
    <w:rPr>
      <w:rFonts w:ascii="Lucida Grande" w:eastAsiaTheme="minorEastAsia" w:hAnsi="Lucida Grande" w:cs="Lucida Grande"/>
      <w:sz w:val="24"/>
      <w:szCs w:val="24"/>
    </w:rPr>
  </w:style>
  <w:style w:type="character" w:customStyle="1" w:styleId="Heading3Char">
    <w:name w:val="Heading 3 Char"/>
    <w:basedOn w:val="DefaultParagraphFont"/>
    <w:link w:val="Heading3"/>
    <w:uiPriority w:val="9"/>
    <w:rsid w:val="00705D6E"/>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31245B"/>
    <w:pPr>
      <w:tabs>
        <w:tab w:val="center" w:pos="4320"/>
        <w:tab w:val="right" w:pos="8640"/>
      </w:tabs>
    </w:pPr>
  </w:style>
  <w:style w:type="character" w:customStyle="1" w:styleId="HeaderChar">
    <w:name w:val="Header Char"/>
    <w:basedOn w:val="DefaultParagraphFont"/>
    <w:link w:val="Header"/>
    <w:uiPriority w:val="99"/>
    <w:rsid w:val="0031245B"/>
    <w:rPr>
      <w:rFonts w:ascii="Times" w:eastAsiaTheme="minorEastAsia" w:hAnsi="Times" w:cstheme="minorBidi"/>
    </w:rPr>
  </w:style>
  <w:style w:type="paragraph" w:styleId="Footer">
    <w:name w:val="footer"/>
    <w:basedOn w:val="Normal"/>
    <w:link w:val="FooterChar"/>
    <w:uiPriority w:val="99"/>
    <w:unhideWhenUsed/>
    <w:rsid w:val="0031245B"/>
    <w:pPr>
      <w:tabs>
        <w:tab w:val="center" w:pos="4320"/>
        <w:tab w:val="right" w:pos="8640"/>
      </w:tabs>
    </w:pPr>
  </w:style>
  <w:style w:type="character" w:customStyle="1" w:styleId="FooterChar">
    <w:name w:val="Footer Char"/>
    <w:basedOn w:val="DefaultParagraphFont"/>
    <w:link w:val="Footer"/>
    <w:uiPriority w:val="99"/>
    <w:rsid w:val="0031245B"/>
    <w:rPr>
      <w:rFonts w:ascii="Times" w:eastAsiaTheme="minorEastAsia" w:hAnsi="Times"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unicode"/>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image" Target="media/image6.emf"/><Relationship Id="rId14" Type="http://schemas.openxmlformats.org/officeDocument/2006/relationships/image" Target="media/image7.emf"/><Relationship Id="rId15" Type="http://schemas.openxmlformats.org/officeDocument/2006/relationships/image" Target="media/image8.emf"/><Relationship Id="rId16" Type="http://schemas.openxmlformats.org/officeDocument/2006/relationships/image" Target="media/image9.emf"/><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image" Target="media/image2.emf"/><Relationship Id="rId10"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38</Pages>
  <Words>8274</Words>
  <Characters>47163</Characters>
  <Application>Microsoft Macintosh Word</Application>
  <DocSecurity>4</DocSecurity>
  <Lines>393</Lines>
  <Paragraphs>110</Paragraphs>
  <ScaleCrop>false</ScaleCrop>
  <Company/>
  <LinksUpToDate>false</LinksUpToDate>
  <CharactersWithSpaces>55327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Fortino, Kenneth</dc:creator>
  <cp:keywords/>
  <dc:description/>
  <cp:lastModifiedBy>Cody Johnson</cp:lastModifiedBy>
  <cp:revision>2</cp:revision>
  <cp:lastPrinted>2013-02-07T16:07:00Z</cp:lastPrinted>
  <dcterms:created xsi:type="dcterms:W3CDTF">2013-02-07T16:57:00Z</dcterms:created>
  <dcterms:modified xsi:type="dcterms:W3CDTF">2013-02-07T16:57:00Z</dcterms:modified>
</cp:coreProperties>
</file>